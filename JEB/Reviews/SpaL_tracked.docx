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853D" w14:textId="77777777" w:rsidR="001F71F2" w:rsidRPr="00B92675" w:rsidRDefault="005861BF" w:rsidP="00B92675">
      <w:pPr>
        <w:pStyle w:val="Title"/>
        <w:spacing w:line="480" w:lineRule="auto"/>
        <w:rPr>
          <w:rFonts w:ascii="Times New Roman" w:hAnsi="Times New Roman" w:cs="Times New Roman"/>
          <w:color w:val="000000" w:themeColor="text1"/>
        </w:rPr>
      </w:pPr>
      <w:r w:rsidRPr="00B92675">
        <w:rPr>
          <w:rFonts w:ascii="Times New Roman" w:hAnsi="Times New Roman" w:cs="Times New Roman"/>
          <w:color w:val="000000" w:themeColor="text1"/>
        </w:rPr>
        <w:t>Prenatal conditions do not affect brain physiology and learning in a lizard</w:t>
      </w:r>
    </w:p>
    <w:p w14:paraId="3FD7853E" w14:textId="77777777" w:rsidR="001F71F2" w:rsidRPr="002F585C" w:rsidRDefault="005861BF" w:rsidP="00B92675">
      <w:pPr>
        <w:pStyle w:val="FirstParagraph"/>
        <w:spacing w:line="480" w:lineRule="auto"/>
        <w:rPr>
          <w:rFonts w:cs="Times New Roman"/>
        </w:rPr>
      </w:pPr>
      <w:r w:rsidRPr="002F585C">
        <w:rPr>
          <w:rFonts w:cs="Times New Roman"/>
        </w:rPr>
        <w:t>Pablo Recio</w:t>
      </w:r>
      <w:r w:rsidRPr="002F585C">
        <w:rPr>
          <w:rFonts w:cs="Times New Roman"/>
          <w:vertAlign w:val="superscript"/>
        </w:rPr>
        <w:t>1</w:t>
      </w:r>
      <w:r w:rsidRPr="002F585C">
        <w:rPr>
          <w:rFonts w:cs="Times New Roman"/>
        </w:rPr>
        <w:t>,</w:t>
      </w:r>
      <m:oMath>
        <m:r>
          <m:rPr>
            <m:sty m:val="p"/>
          </m:rPr>
          <w:rPr>
            <w:rFonts w:ascii="Cambria Math" w:hAnsi="Cambria Math" w:cs="Times New Roman"/>
          </w:rPr>
          <m:t>‡</m:t>
        </m:r>
      </m:oMath>
      <w:r w:rsidRPr="002F585C">
        <w:rPr>
          <w:rFonts w:cs="Times New Roman"/>
        </w:rPr>
        <w:t xml:space="preserve"> , Dalton C. Leibold</w:t>
      </w:r>
      <w:r w:rsidRPr="002F585C">
        <w:rPr>
          <w:rFonts w:cs="Times New Roman"/>
          <w:vertAlign w:val="superscript"/>
        </w:rPr>
        <w:t>1</w:t>
      </w:r>
      <w:r w:rsidRPr="002F585C">
        <w:rPr>
          <w:rFonts w:cs="Times New Roman"/>
        </w:rPr>
        <w:t xml:space="preserve">, Ondi L. Crino </w:t>
      </w:r>
      <w:r w:rsidRPr="002F585C">
        <w:rPr>
          <w:rFonts w:cs="Times New Roman"/>
          <w:vertAlign w:val="superscript"/>
        </w:rPr>
        <w:t>1,2</w:t>
      </w:r>
      <w:r w:rsidRPr="002F585C">
        <w:rPr>
          <w:rFonts w:cs="Times New Roman"/>
        </w:rPr>
        <w:t>, Christopher R. Friesen</w:t>
      </w:r>
      <w:r w:rsidRPr="002F585C">
        <w:rPr>
          <w:rFonts w:cs="Times New Roman"/>
          <w:vertAlign w:val="superscript"/>
        </w:rPr>
        <w:t>3,4</w:t>
      </w:r>
      <w:r w:rsidRPr="002F585C">
        <w:rPr>
          <w:rFonts w:cs="Times New Roman"/>
        </w:rPr>
        <w:t>, Daniel W.A. Noble</w:t>
      </w:r>
      <w:r w:rsidRPr="002F585C">
        <w:rPr>
          <w:rFonts w:cs="Times New Roman"/>
          <w:vertAlign w:val="superscript"/>
        </w:rPr>
        <w:t>1</w:t>
      </w:r>
    </w:p>
    <w:p w14:paraId="3FD7853F"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vertAlign w:val="superscript"/>
        </w:rPr>
        <w:t>1</w:t>
      </w:r>
      <w:r w:rsidRPr="002F585C">
        <w:rPr>
          <w:rFonts w:ascii="Times New Roman" w:hAnsi="Times New Roman" w:cs="Times New Roman"/>
        </w:rPr>
        <w:t xml:space="preserve"> Division of Ecology and Evolution, Research School of Biology, The Australian National University, Canberra, ACT 2601, Australia</w:t>
      </w:r>
      <w:r w:rsidRPr="002F585C">
        <w:rPr>
          <w:rFonts w:ascii="Times New Roman" w:hAnsi="Times New Roman" w:cs="Times New Roman"/>
        </w:rPr>
        <w:br/>
      </w:r>
      <w:r w:rsidRPr="002F585C">
        <w:rPr>
          <w:rFonts w:ascii="Times New Roman" w:hAnsi="Times New Roman" w:cs="Times New Roman"/>
          <w:vertAlign w:val="superscript"/>
        </w:rPr>
        <w:t>2</w:t>
      </w:r>
      <w:r w:rsidRPr="002F585C">
        <w:rPr>
          <w:rFonts w:ascii="Times New Roman" w:hAnsi="Times New Roman" w:cs="Times New Roman"/>
        </w:rPr>
        <w:t xml:space="preserve"> Flinders University, College of Science and Engineering, Bedford Park, SA 5042, Australia</w:t>
      </w:r>
      <w:r w:rsidRPr="002F585C">
        <w:rPr>
          <w:rFonts w:ascii="Times New Roman" w:hAnsi="Times New Roman" w:cs="Times New Roman"/>
        </w:rPr>
        <w:br/>
      </w:r>
      <w:r w:rsidRPr="002F585C">
        <w:rPr>
          <w:rFonts w:ascii="Times New Roman" w:hAnsi="Times New Roman" w:cs="Times New Roman"/>
          <w:vertAlign w:val="superscript"/>
        </w:rPr>
        <w:t>3</w:t>
      </w:r>
      <w:r w:rsidRPr="002F585C">
        <w:rPr>
          <w:rFonts w:ascii="Times New Roman" w:hAnsi="Times New Roman" w:cs="Times New Roman"/>
        </w:rPr>
        <w:t xml:space="preserve"> University of Wollongong, Wollongong, NSW 2500, Australia</w:t>
      </w:r>
      <w:r w:rsidRPr="002F585C">
        <w:rPr>
          <w:rFonts w:ascii="Times New Roman" w:hAnsi="Times New Roman" w:cs="Times New Roman"/>
        </w:rPr>
        <w:br/>
      </w:r>
      <w:r w:rsidRPr="002F585C">
        <w:rPr>
          <w:rFonts w:ascii="Times New Roman" w:hAnsi="Times New Roman" w:cs="Times New Roman"/>
          <w:vertAlign w:val="superscript"/>
        </w:rPr>
        <w:t>4</w:t>
      </w:r>
      <w:r w:rsidRPr="002F585C">
        <w:rPr>
          <w:rFonts w:ascii="Times New Roman" w:hAnsi="Times New Roman" w:cs="Times New Roman"/>
        </w:rPr>
        <w:t xml:space="preserve"> Environmental Futures University of Wollongong, Wollongong, NSW 2500, Australia </w:t>
      </w:r>
      <m:oMath>
        <m:r>
          <m:rPr>
            <m:sty m:val="p"/>
          </m:rPr>
          <w:rPr>
            <w:rFonts w:ascii="Cambria Math" w:hAnsi="Cambria Math" w:cs="Times New Roman"/>
          </w:rPr>
          <m:t>‡</m:t>
        </m:r>
      </m:oMath>
      <w:r w:rsidRPr="002F585C">
        <w:rPr>
          <w:rFonts w:ascii="Times New Roman" w:hAnsi="Times New Roman" w:cs="Times New Roman"/>
        </w:rPr>
        <w:t xml:space="preserve"> Corresponding author: pablo.reciosantiago@anu.edu.au</w:t>
      </w:r>
    </w:p>
    <w:p w14:paraId="3FD78540"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Pablo Recio ORCID: 0000-0002-5890-0218</w:t>
      </w:r>
      <w:r w:rsidRPr="002F585C">
        <w:rPr>
          <w:rFonts w:ascii="Times New Roman" w:hAnsi="Times New Roman" w:cs="Times New Roman"/>
        </w:rPr>
        <w:br/>
        <w:t>Dalton C. Leibold ORCID: 0000-0001-9645-2033</w:t>
      </w:r>
      <w:r w:rsidRPr="002F585C">
        <w:rPr>
          <w:rFonts w:ascii="Times New Roman" w:hAnsi="Times New Roman" w:cs="Times New Roman"/>
        </w:rPr>
        <w:br/>
        <w:t>Ondi L. Crino ORCID: 0000-0001-5700-1387</w:t>
      </w:r>
      <w:r w:rsidRPr="002F585C">
        <w:rPr>
          <w:rFonts w:ascii="Times New Roman" w:hAnsi="Times New Roman" w:cs="Times New Roman"/>
        </w:rPr>
        <w:br/>
        <w:t>Christopher R. Friesen ORCID: 0000-0001-5338-7454</w:t>
      </w:r>
      <w:r w:rsidRPr="002F585C">
        <w:rPr>
          <w:rFonts w:ascii="Times New Roman" w:hAnsi="Times New Roman" w:cs="Times New Roman"/>
        </w:rPr>
        <w:br/>
        <w:t>Daniel W.A. Noble ORCID: 0000-0001-9460-8743</w:t>
      </w:r>
    </w:p>
    <w:p w14:paraId="3FD78541"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542" w14:textId="77777777" w:rsidR="001F71F2" w:rsidRPr="00E00FDF" w:rsidRDefault="005861BF" w:rsidP="00B92675">
      <w:pPr>
        <w:pStyle w:val="Heading2"/>
        <w:spacing w:line="480" w:lineRule="auto"/>
        <w:rPr>
          <w:rFonts w:cs="Times New Roman"/>
        </w:rPr>
      </w:pPr>
      <w:bookmarkStart w:id="0" w:name="abstract"/>
      <w:r w:rsidRPr="00E00FDF">
        <w:rPr>
          <w:rFonts w:cs="Times New Roman"/>
        </w:rPr>
        <w:lastRenderedPageBreak/>
        <w:t>Abstract</w:t>
      </w:r>
    </w:p>
    <w:p w14:paraId="3FD78543" w14:textId="213A5D38" w:rsidR="001F71F2" w:rsidRPr="00E00FDF" w:rsidRDefault="005861BF" w:rsidP="00B92675">
      <w:pPr>
        <w:pStyle w:val="FirstParagraph"/>
        <w:spacing w:line="480" w:lineRule="auto"/>
        <w:rPr>
          <w:rFonts w:cs="Times New Roman"/>
        </w:rPr>
      </w:pPr>
      <w:r w:rsidRPr="00E00FDF">
        <w:rPr>
          <w:rFonts w:cs="Times New Roman"/>
        </w:rPr>
        <w:t>Early environmental factors like heat or stress hormones can impair learning through brain metabolic function, crucial for neural development and synaptic plasticity. However, whether early environments always result in cognitive impairment through changes in neural physiology is not well-established outside of a few model systems. Here, we investigated the effects of prenatal temperature and corticosterone (CORT) on brain mitochondrial activity and spatial learning in the delicate skink (</w:t>
      </w:r>
      <w:r w:rsidRPr="00E00FDF">
        <w:rPr>
          <w:rFonts w:cs="Times New Roman"/>
          <w:i/>
          <w:iCs/>
        </w:rPr>
        <w:t>Lampropholis delicata</w:t>
      </w:r>
      <w:r w:rsidRPr="00E00FDF">
        <w:rPr>
          <w:rFonts w:cs="Times New Roman"/>
        </w:rPr>
        <w:t xml:space="preserve">). We treated eggs with either CORT or a control vehicle and incubated at cold (23 ± 3°C) or hot (28 ± 3°C) temperatures. Juveniles were tested in a spatial learning task over 40 days after which mitochondrial function in the medial cortex was assessed. Despite among-individual variation in learning ability, mitochondrial physiology and spatial learning in </w:t>
      </w:r>
      <w:r w:rsidRPr="00E00FDF">
        <w:rPr>
          <w:rFonts w:cs="Times New Roman"/>
          <w:i/>
          <w:iCs/>
        </w:rPr>
        <w:t>L. delicata</w:t>
      </w:r>
      <w:r w:rsidRPr="00E00FDF">
        <w:rPr>
          <w:rFonts w:cs="Times New Roman"/>
        </w:rPr>
        <w:t xml:space="preserve"> remained robust to prenatal temperature and CORT exposure. No significant relationship was found between mitochondrial function and cognitive performance, contrary to predictions. Increased metabolic capacity correlated with higher </w:t>
      </w:r>
      <w:r w:rsidR="00951B40" w:rsidRPr="00E00FDF">
        <w:rPr>
          <w:rFonts w:cs="Times New Roman"/>
        </w:rPr>
        <w:t>production of reactive ox</w:t>
      </w:r>
      <w:r w:rsidR="001E52CB" w:rsidRPr="00E00FDF">
        <w:rPr>
          <w:rFonts w:cs="Times New Roman"/>
        </w:rPr>
        <w:t>y</w:t>
      </w:r>
      <w:r w:rsidR="00951B40" w:rsidRPr="00E00FDF">
        <w:rPr>
          <w:rFonts w:cs="Times New Roman"/>
        </w:rPr>
        <w:t xml:space="preserve">gen species </w:t>
      </w:r>
      <w:del w:id="1" w:author="Pablo Recio Santiago" w:date="2025-06-12T07:43:00Z" w16du:dateUtc="2025-06-11T21:43:00Z">
        <w:r w:rsidRPr="00E00FDF" w:rsidDel="002E5540">
          <w:rPr>
            <w:rFonts w:cs="Times New Roman"/>
            <w:strike/>
          </w:rPr>
          <w:delText>ROS production</w:delText>
        </w:r>
        <w:r w:rsidRPr="00E00FDF" w:rsidDel="002E5540">
          <w:rPr>
            <w:rFonts w:cs="Times New Roman"/>
          </w:rPr>
          <w:delText xml:space="preserve"> </w:delText>
        </w:r>
      </w:del>
      <w:r w:rsidRPr="00E00FDF">
        <w:rPr>
          <w:rFonts w:cs="Times New Roman"/>
        </w:rPr>
        <w:t xml:space="preserve">but did not affect oxidative damage, possibly due to protective mechanisms. These findings highlight the physiological and cognitive resilience of </w:t>
      </w:r>
      <w:r w:rsidRPr="00E00FDF">
        <w:rPr>
          <w:rFonts w:cs="Times New Roman"/>
          <w:i/>
          <w:iCs/>
        </w:rPr>
        <w:t>L. delicata</w:t>
      </w:r>
      <w:r w:rsidRPr="00E00FDF">
        <w:rPr>
          <w:rFonts w:cs="Times New Roman"/>
        </w:rPr>
        <w:t xml:space="preserve"> to early-life challenges. Future research should explore whether this robustness extends to other brain regions, cognitive domains, and life stages.</w:t>
      </w:r>
    </w:p>
    <w:p w14:paraId="3FD78544" w14:textId="77777777" w:rsidR="001F71F2" w:rsidRPr="00E00FDF" w:rsidRDefault="005861BF" w:rsidP="00B92675">
      <w:pPr>
        <w:pStyle w:val="Heading2"/>
        <w:spacing w:line="480" w:lineRule="auto"/>
        <w:rPr>
          <w:rFonts w:cs="Times New Roman"/>
        </w:rPr>
      </w:pPr>
      <w:bookmarkStart w:id="2" w:name="introduction"/>
      <w:bookmarkEnd w:id="0"/>
      <w:r w:rsidRPr="00E00FDF">
        <w:rPr>
          <w:rFonts w:cs="Times New Roman"/>
        </w:rPr>
        <w:t>Introduction</w:t>
      </w:r>
    </w:p>
    <w:p w14:paraId="3FD78545" w14:textId="544F35D9" w:rsidR="001F71F2" w:rsidRPr="00E00FDF" w:rsidRDefault="005861BF" w:rsidP="00B92675">
      <w:pPr>
        <w:pStyle w:val="FirstParagraph"/>
        <w:spacing w:line="480" w:lineRule="auto"/>
        <w:rPr>
          <w:rFonts w:cs="Times New Roman"/>
        </w:rPr>
      </w:pPr>
      <w:r w:rsidRPr="00E00FDF">
        <w:rPr>
          <w:rFonts w:cs="Times New Roman"/>
        </w:rPr>
        <w:t>Learning - the acquisition and consolidation of new information - enables animals to create new associations between events, which can be essential for coping with environmental change (</w:t>
      </w:r>
      <w:hyperlink w:anchor="ref-buchanan_condition_2013">
        <w:r w:rsidRPr="00E00FDF">
          <w:rPr>
            <w:rStyle w:val="Hyperlink"/>
            <w:rFonts w:cs="Times New Roman"/>
          </w:rPr>
          <w:t>Buchanan et al., 2013</w:t>
        </w:r>
      </w:hyperlink>
      <w:r w:rsidRPr="00E00FDF">
        <w:rPr>
          <w:rFonts w:cs="Times New Roman"/>
        </w:rPr>
        <w:t xml:space="preserve">; </w:t>
      </w:r>
      <w:hyperlink w:anchor="ref-dukas_evolutionary_2004">
        <w:r w:rsidRPr="00E00FDF">
          <w:rPr>
            <w:rStyle w:val="Hyperlink"/>
            <w:rFonts w:cs="Times New Roman"/>
          </w:rPr>
          <w:t>Dukas, 2004</w:t>
        </w:r>
      </w:hyperlink>
      <w:r w:rsidRPr="00E00FDF">
        <w:rPr>
          <w:rFonts w:cs="Times New Roman"/>
        </w:rPr>
        <w:t xml:space="preserve">; </w:t>
      </w:r>
      <w:hyperlink w:anchor="ref-leal_behavioural_2012">
        <w:r w:rsidRPr="00E00FDF">
          <w:rPr>
            <w:rStyle w:val="Hyperlink"/>
            <w:rFonts w:cs="Times New Roman"/>
          </w:rPr>
          <w:t>Leal and Powell, 2012</w:t>
        </w:r>
      </w:hyperlink>
      <w:r w:rsidRPr="00E00FDF">
        <w:rPr>
          <w:rFonts w:cs="Times New Roman"/>
        </w:rPr>
        <w:t xml:space="preserve">). However, the capacity to form new associations varies among individuals, potentially affecting their responses to environmental </w:t>
      </w:r>
      <w:r w:rsidRPr="00E00FDF">
        <w:rPr>
          <w:rFonts w:cs="Times New Roman"/>
        </w:rPr>
        <w:lastRenderedPageBreak/>
        <w:t>challenges (</w:t>
      </w:r>
      <w:hyperlink w:anchor="ref-ward2016ecological">
        <w:r w:rsidRPr="00E00FDF">
          <w:rPr>
            <w:rStyle w:val="Hyperlink"/>
            <w:rFonts w:cs="Times New Roman"/>
          </w:rPr>
          <w:t>Ward-Fear et al., 2016</w:t>
        </w:r>
      </w:hyperlink>
      <w:r w:rsidRPr="00E00FDF">
        <w:rPr>
          <w:rFonts w:cs="Times New Roman"/>
        </w:rPr>
        <w:t xml:space="preserve">; </w:t>
      </w:r>
      <w:hyperlink w:anchor="ref-welklin2024spatial">
        <w:r w:rsidRPr="00E00FDF">
          <w:rPr>
            <w:rStyle w:val="Hyperlink"/>
            <w:rFonts w:cs="Times New Roman"/>
          </w:rPr>
          <w:t>Welklin et al., 2024</w:t>
        </w:r>
      </w:hyperlink>
      <w:r w:rsidRPr="00E00FDF">
        <w:rPr>
          <w:rFonts w:cs="Times New Roman"/>
        </w:rPr>
        <w:t>). Learning faster may imply better exploitation of resources or responding more efficiently to novel threats (</w:t>
      </w:r>
      <w:hyperlink w:anchor="ref-ward2016ecological">
        <w:r w:rsidRPr="00E00FDF">
          <w:rPr>
            <w:rStyle w:val="Hyperlink"/>
            <w:rFonts w:cs="Times New Roman"/>
          </w:rPr>
          <w:t>Ward-Fear et al., 2016</w:t>
        </w:r>
      </w:hyperlink>
      <w:r w:rsidRPr="00E00FDF">
        <w:rPr>
          <w:rFonts w:cs="Times New Roman"/>
        </w:rPr>
        <w:t xml:space="preserve">). </w:t>
      </w:r>
      <w:ins w:id="3" w:author="Pablo Recio Santiago" w:date="2025-06-12T07:43:00Z" w16du:dateUtc="2025-06-11T21:43:00Z">
        <w:r w:rsidR="002E5540" w:rsidRPr="00E00FDF">
          <w:rPr>
            <w:rFonts w:cs="Times New Roman"/>
          </w:rPr>
          <w:t>Nevertheless, learning fast can also carry potential costs, such as reduced memory accuracy or energetic trade-offs (</w:t>
        </w:r>
        <w:r w:rsidR="002E5540" w:rsidRPr="00E00FDF">
          <w:fldChar w:fldCharType="begin"/>
        </w:r>
        <w:r w:rsidR="002E5540" w:rsidRPr="00E00FDF">
          <w:instrText>HYPERLINK \l "ref-dukas_evolutionary_2004" \h</w:instrText>
        </w:r>
        <w:r w:rsidR="002E5540" w:rsidRPr="00E00FDF">
          <w:fldChar w:fldCharType="separate"/>
        </w:r>
        <w:r w:rsidR="002E5540" w:rsidRPr="00E00FDF">
          <w:rPr>
            <w:rStyle w:val="Hyperlink"/>
            <w:rFonts w:cs="Times New Roman"/>
          </w:rPr>
          <w:t>Dukas, 2004</w:t>
        </w:r>
        <w:r w:rsidR="002E5540" w:rsidRPr="00E00FDF">
          <w:fldChar w:fldCharType="end"/>
        </w:r>
        <w:r w:rsidR="002E5540" w:rsidRPr="00E00FDF">
          <w:t>)</w:t>
        </w:r>
        <w:r w:rsidR="002E5540" w:rsidRPr="00E00FDF">
          <w:rPr>
            <w:rFonts w:cs="Times New Roman"/>
          </w:rPr>
          <w:t xml:space="preserve">. As such, variation in learning abilities likely reflects different evolutionary </w:t>
        </w:r>
        <w:r w:rsidR="002E5540" w:rsidRPr="00E00FDF">
          <w:t>compromises</w:t>
        </w:r>
        <w:r w:rsidR="002E5540" w:rsidRPr="00E00FDF">
          <w:rPr>
            <w:rFonts w:cs="Times New Roman"/>
          </w:rPr>
          <w:t>, with significant implications for individual fitness (</w:t>
        </w:r>
        <w:r w:rsidR="002E5540" w:rsidRPr="00E00FDF">
          <w:fldChar w:fldCharType="begin"/>
        </w:r>
        <w:r w:rsidR="002E5540" w:rsidRPr="00E00FDF">
          <w:instrText>HYPERLINK \l "ref-ward2016ecological" \h</w:instrText>
        </w:r>
        <w:r w:rsidR="002E5540" w:rsidRPr="00E00FDF">
          <w:fldChar w:fldCharType="separate"/>
        </w:r>
        <w:r w:rsidR="002E5540" w:rsidRPr="00E00FDF">
          <w:rPr>
            <w:rStyle w:val="Hyperlink"/>
            <w:rFonts w:cs="Times New Roman"/>
          </w:rPr>
          <w:t>Ward-Fear et al., 2016</w:t>
        </w:r>
        <w:r w:rsidR="002E5540" w:rsidRPr="00E00FDF">
          <w:fldChar w:fldCharType="end"/>
        </w:r>
        <w:r w:rsidR="002E5540" w:rsidRPr="00E00FDF">
          <w:rPr>
            <w:rFonts w:cs="Times New Roman"/>
          </w:rPr>
          <w:t xml:space="preserve">; </w:t>
        </w:r>
        <w:r w:rsidR="002E5540" w:rsidRPr="00E00FDF">
          <w:fldChar w:fldCharType="begin"/>
        </w:r>
        <w:r w:rsidR="002E5540" w:rsidRPr="00E00FDF">
          <w:instrText>HYPERLINK \l "ref-welklin2024spatial" \h</w:instrText>
        </w:r>
        <w:r w:rsidR="002E5540" w:rsidRPr="00E00FDF">
          <w:fldChar w:fldCharType="separate"/>
        </w:r>
        <w:proofErr w:type="spellStart"/>
        <w:r w:rsidR="002E5540" w:rsidRPr="00E00FDF">
          <w:rPr>
            <w:rStyle w:val="Hyperlink"/>
            <w:rFonts w:cs="Times New Roman"/>
          </w:rPr>
          <w:t>Welklin</w:t>
        </w:r>
        <w:proofErr w:type="spellEnd"/>
        <w:r w:rsidR="002E5540" w:rsidRPr="00E00FDF">
          <w:rPr>
            <w:rStyle w:val="Hyperlink"/>
            <w:rFonts w:cs="Times New Roman"/>
          </w:rPr>
          <w:t xml:space="preserve"> et al., 2024</w:t>
        </w:r>
        <w:r w:rsidR="002E5540" w:rsidRPr="00E00FDF">
          <w:fldChar w:fldCharType="end"/>
        </w:r>
        <w:r w:rsidR="002E5540" w:rsidRPr="00E00FDF">
          <w:rPr>
            <w:rFonts w:cs="Times New Roman"/>
          </w:rPr>
          <w:t xml:space="preserve">). </w:t>
        </w:r>
      </w:ins>
      <w:r w:rsidR="00CB4CAB" w:rsidRPr="00E00FDF">
        <w:rPr>
          <w:rFonts w:cs="Times New Roman"/>
        </w:rPr>
        <w:t xml:space="preserve">Unravelling the mechanisms that drive these differences is crucial for understanding cognitive evolution. </w:t>
      </w:r>
      <w:del w:id="4" w:author="Pablo Recio Santiago" w:date="2025-06-12T07:43:00Z" w16du:dateUtc="2025-06-11T21:43:00Z">
        <w:r w:rsidRPr="00E00FDF" w:rsidDel="002E5540">
          <w:rPr>
            <w:rFonts w:cs="Times New Roman"/>
            <w:strike/>
          </w:rPr>
          <w:delText>Consequently, individual differences in learning abilities can profoundly affect fitness, ultimately influencing population growth rates and stability (</w:delText>
        </w:r>
        <w:r w:rsidRPr="00E00FDF" w:rsidDel="002E5540">
          <w:fldChar w:fldCharType="begin"/>
        </w:r>
        <w:r w:rsidRPr="00E00FDF" w:rsidDel="002E5540">
          <w:delInstrText>HYPERLINK \l "ref-ward2016ecological" \h</w:delInstrText>
        </w:r>
        <w:r w:rsidRPr="00E00FDF" w:rsidDel="002E5540">
          <w:fldChar w:fldCharType="separate"/>
        </w:r>
        <w:r w:rsidRPr="00E00FDF" w:rsidDel="002E5540">
          <w:rPr>
            <w:rStyle w:val="Hyperlink"/>
            <w:rFonts w:cs="Times New Roman"/>
            <w:strike/>
          </w:rPr>
          <w:delText>Ward-Fear et al., 2016</w:delText>
        </w:r>
        <w:r w:rsidRPr="00E00FDF" w:rsidDel="002E5540">
          <w:fldChar w:fldCharType="end"/>
        </w:r>
        <w:r w:rsidRPr="00E00FDF" w:rsidDel="002E5540">
          <w:rPr>
            <w:rFonts w:cs="Times New Roman"/>
            <w:strike/>
          </w:rPr>
          <w:delText xml:space="preserve">; </w:delText>
        </w:r>
        <w:r w:rsidRPr="00E00FDF" w:rsidDel="002E5540">
          <w:fldChar w:fldCharType="begin"/>
        </w:r>
        <w:r w:rsidRPr="00E00FDF" w:rsidDel="002E5540">
          <w:delInstrText>HYPERLINK \l "ref-welklin2024spatial" \h</w:delInstrText>
        </w:r>
        <w:r w:rsidRPr="00E00FDF" w:rsidDel="002E5540">
          <w:fldChar w:fldCharType="separate"/>
        </w:r>
        <w:r w:rsidRPr="00E00FDF" w:rsidDel="002E5540">
          <w:rPr>
            <w:rStyle w:val="Hyperlink"/>
            <w:rFonts w:cs="Times New Roman"/>
            <w:strike/>
          </w:rPr>
          <w:delText>Welklin et al., 2024</w:delText>
        </w:r>
        <w:r w:rsidRPr="00E00FDF" w:rsidDel="002E5540">
          <w:fldChar w:fldCharType="end"/>
        </w:r>
        <w:r w:rsidRPr="00E00FDF" w:rsidDel="002E5540">
          <w:rPr>
            <w:rFonts w:cs="Times New Roman"/>
            <w:strike/>
          </w:rPr>
          <w:delText>). Therefore,</w:delText>
        </w:r>
        <w:r w:rsidR="00C35B6D" w:rsidRPr="00E00FDF" w:rsidDel="002E5540">
          <w:rPr>
            <w:rFonts w:cs="Times New Roman"/>
            <w:strike/>
          </w:rPr>
          <w:delText xml:space="preserve"> </w:delText>
        </w:r>
        <w:r w:rsidRPr="00E00FDF" w:rsidDel="002E5540">
          <w:rPr>
            <w:rFonts w:cs="Times New Roman"/>
            <w:strike/>
          </w:rPr>
          <w:delText xml:space="preserve">understanding the mechanisms that drive these differences is crucial for predicting how </w:delText>
        </w:r>
        <w:r w:rsidR="00C35B6D" w:rsidRPr="00E00FDF" w:rsidDel="002E5540">
          <w:rPr>
            <w:rFonts w:cs="Times New Roman"/>
            <w:strike/>
          </w:rPr>
          <w:delText xml:space="preserve">animals </w:delText>
        </w:r>
        <w:r w:rsidRPr="00E00FDF" w:rsidDel="002E5540">
          <w:rPr>
            <w:rFonts w:cs="Times New Roman"/>
            <w:strike/>
          </w:rPr>
          <w:delText>populations will respond to novel conditions</w:delText>
        </w:r>
        <w:r w:rsidRPr="00E00FDF" w:rsidDel="002E5540">
          <w:rPr>
            <w:rFonts w:cs="Times New Roman"/>
          </w:rPr>
          <w:delText>.</w:delText>
        </w:r>
      </w:del>
    </w:p>
    <w:p w14:paraId="3FD78546" w14:textId="5AB958AD"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Factors like age, sex, or early-life conditions can have important effects on learning abilities (</w:t>
      </w:r>
      <w:hyperlink w:anchor="ref-amiel_hotter_2012">
        <w:r w:rsidRPr="00E00FDF">
          <w:rPr>
            <w:rStyle w:val="Hyperlink"/>
            <w:rFonts w:ascii="Times New Roman" w:hAnsi="Times New Roman" w:cs="Times New Roman"/>
          </w:rPr>
          <w:t>Amiel and Shine, 2012</w:t>
        </w:r>
      </w:hyperlink>
      <w:r w:rsidRPr="00E00FDF">
        <w:rPr>
          <w:rFonts w:ascii="Times New Roman" w:hAnsi="Times New Roman" w:cs="Times New Roman"/>
        </w:rPr>
        <w:t xml:space="preserve">; </w:t>
      </w:r>
      <w:hyperlink w:anchor="ref-amiel_egg_2014">
        <w:r w:rsidRPr="00E00FDF">
          <w:rPr>
            <w:rStyle w:val="Hyperlink"/>
            <w:rFonts w:ascii="Times New Roman" w:hAnsi="Times New Roman" w:cs="Times New Roman"/>
          </w:rPr>
          <w:t>Amiel et al., 2014</w:t>
        </w:r>
      </w:hyperlink>
      <w:r w:rsidRPr="00E00FDF">
        <w:rPr>
          <w:rFonts w:ascii="Times New Roman" w:hAnsi="Times New Roman" w:cs="Times New Roman"/>
        </w:rPr>
        <w:t xml:space="preserve">; </w:t>
      </w:r>
      <w:hyperlink w:anchor="ref-carazo_sex_2014">
        <w:r w:rsidRPr="00E00FDF">
          <w:rPr>
            <w:rStyle w:val="Hyperlink"/>
            <w:rFonts w:ascii="Times New Roman" w:hAnsi="Times New Roman" w:cs="Times New Roman"/>
          </w:rPr>
          <w:t>Carazo et al., 2014</w:t>
        </w:r>
      </w:hyperlink>
      <w:r w:rsidRPr="00E00FDF">
        <w:rPr>
          <w:rFonts w:ascii="Times New Roman" w:hAnsi="Times New Roman" w:cs="Times New Roman"/>
        </w:rPr>
        <w:t xml:space="preserve">; </w:t>
      </w:r>
      <w:hyperlink w:anchor="ref-lemaire_prenatal_2000">
        <w:r w:rsidRPr="00E00FDF">
          <w:rPr>
            <w:rStyle w:val="Hyperlink"/>
            <w:rFonts w:ascii="Times New Roman" w:hAnsi="Times New Roman" w:cs="Times New Roman"/>
          </w:rPr>
          <w:t>Lemaire et al., 2000</w:t>
        </w:r>
      </w:hyperlink>
      <w:r w:rsidRPr="00E00FDF">
        <w:rPr>
          <w:rFonts w:ascii="Times New Roman" w:hAnsi="Times New Roman" w:cs="Times New Roman"/>
        </w:rPr>
        <w:t xml:space="preserve">; </w:t>
      </w:r>
      <w:hyperlink w:anchor="ref-noble_age-dependent_2014">
        <w:r w:rsidRPr="00E00FDF">
          <w:rPr>
            <w:rStyle w:val="Hyperlink"/>
            <w:rFonts w:ascii="Times New Roman" w:hAnsi="Times New Roman" w:cs="Times New Roman"/>
          </w:rPr>
          <w:t>Noble et al., 2014</w:t>
        </w:r>
      </w:hyperlink>
      <w:r w:rsidRPr="00E00FDF">
        <w:rPr>
          <w:rFonts w:ascii="Times New Roman" w:hAnsi="Times New Roman" w:cs="Times New Roman"/>
        </w:rPr>
        <w:t xml:space="preserve">; </w:t>
      </w:r>
      <w:hyperlink w:anchor="ref-szuran_water_1994">
        <w:r w:rsidRPr="00E00FDF">
          <w:rPr>
            <w:rStyle w:val="Hyperlink"/>
            <w:rFonts w:ascii="Times New Roman" w:hAnsi="Times New Roman" w:cs="Times New Roman"/>
          </w:rPr>
          <w:t>Szuran et al., 1994</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Adverse developmental environments are particularly influential, as the brain is highly sensitive to environmental inputs during early life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For example, early experiences can alter neurotransmitter production (</w:t>
      </w:r>
      <w:hyperlink w:anchor="ref-amani2021perinatal">
        <w:r w:rsidRPr="00E00FDF">
          <w:rPr>
            <w:rStyle w:val="Hyperlink"/>
            <w:rFonts w:ascii="Times New Roman" w:hAnsi="Times New Roman" w:cs="Times New Roman"/>
          </w:rPr>
          <w:t>Amani et al., 2021</w:t>
        </w:r>
      </w:hyperlink>
      <w:r w:rsidRPr="00E00FDF">
        <w:rPr>
          <w:rFonts w:ascii="Times New Roman" w:hAnsi="Times New Roman" w:cs="Times New Roman"/>
        </w:rPr>
        <w:t>), gene expression (</w:t>
      </w:r>
      <w:hyperlink w:anchor="ref-zhou2020effects">
        <w:r w:rsidRPr="00E00FDF">
          <w:rPr>
            <w:rStyle w:val="Hyperlink"/>
            <w:rFonts w:ascii="Times New Roman" w:hAnsi="Times New Roman" w:cs="Times New Roman"/>
          </w:rPr>
          <w:t>Zhou et al., 2020</w:t>
        </w:r>
      </w:hyperlink>
      <w:r w:rsidRPr="00E00FDF">
        <w:rPr>
          <w:rFonts w:ascii="Times New Roman" w:hAnsi="Times New Roman" w:cs="Times New Roman"/>
        </w:rPr>
        <w:t>), or brain structure (</w:t>
      </w:r>
      <w:hyperlink w:anchor="ref-amiel_effects_2017">
        <w:r w:rsidRPr="00E00FDF">
          <w:rPr>
            <w:rStyle w:val="Hyperlink"/>
            <w:rFonts w:ascii="Times New Roman" w:hAnsi="Times New Roman" w:cs="Times New Roman"/>
          </w:rPr>
          <w:t>Amiel et al., 2017</w:t>
        </w:r>
      </w:hyperlink>
      <w:r w:rsidRPr="00E00FDF">
        <w:rPr>
          <w:rFonts w:ascii="Times New Roman" w:hAnsi="Times New Roman" w:cs="Times New Roman"/>
        </w:rPr>
        <w:t>), with lasting effects on cognition. Among the physiological mechanisms underlying learning, mitochondrial activity is considered a key factor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xml:space="preserve">; </w:t>
      </w:r>
      <w:hyperlink w:anchor="ref-picard_energetic_2018">
        <w:r w:rsidRPr="00E00FDF">
          <w:rPr>
            <w:rStyle w:val="Hyperlink"/>
            <w:rFonts w:ascii="Times New Roman" w:hAnsi="Times New Roman" w:cs="Times New Roman"/>
          </w:rPr>
          <w:t>Picard et al., 2018</w:t>
        </w:r>
      </w:hyperlink>
      <w:r w:rsidRPr="00E00FDF">
        <w:rPr>
          <w:rFonts w:ascii="Times New Roman" w:hAnsi="Times New Roman" w:cs="Times New Roman"/>
        </w:rPr>
        <w:t xml:space="preserve">; </w:t>
      </w:r>
      <w:hyperlink w:anchor="ref-siegel1994basic">
        <w:r w:rsidRPr="00E00FDF">
          <w:rPr>
            <w:rStyle w:val="Hyperlink"/>
            <w:rFonts w:ascii="Times New Roman" w:hAnsi="Times New Roman" w:cs="Times New Roman"/>
          </w:rPr>
          <w:t>Siegel and Albers, 1994</w:t>
        </w:r>
      </w:hyperlink>
      <w:r w:rsidRPr="00E00FDF">
        <w:rPr>
          <w:rFonts w:ascii="Times New Roman" w:hAnsi="Times New Roman" w:cs="Times New Roman"/>
        </w:rPr>
        <w:t>). The neural processes involved in learning impose substantial energetic demands (</w:t>
      </w:r>
      <w:hyperlink w:anchor="ref-alexandrov_neuronal_2022">
        <w:r w:rsidRPr="00E00FDF">
          <w:rPr>
            <w:rStyle w:val="Hyperlink"/>
            <w:rFonts w:ascii="Times New Roman" w:hAnsi="Times New Roman" w:cs="Times New Roman"/>
          </w:rPr>
          <w:t>Alexandrov and Pletnikov, 2022</w:t>
        </w:r>
      </w:hyperlink>
      <w:r w:rsidRPr="00E00FDF">
        <w:rPr>
          <w:rFonts w:ascii="Times New Roman" w:hAnsi="Times New Roman" w:cs="Times New Roman"/>
        </w:rPr>
        <w:t xml:space="preserve">; </w:t>
      </w:r>
      <w:hyperlink w:anchor="ref-mann_coupling_2021">
        <w:r w:rsidRPr="00E00FDF">
          <w:rPr>
            <w:rStyle w:val="Hyperlink"/>
            <w:rFonts w:ascii="Times New Roman" w:hAnsi="Times New Roman" w:cs="Times New Roman"/>
          </w:rPr>
          <w:t>Mann et al., 2021</w:t>
        </w:r>
      </w:hyperlink>
      <w:r w:rsidRPr="00E00FDF">
        <w:rPr>
          <w:rFonts w:ascii="Times New Roman" w:hAnsi="Times New Roman" w:cs="Times New Roman"/>
        </w:rPr>
        <w:t xml:space="preserve">; </w:t>
      </w:r>
      <w:hyperlink w:anchor="ref-mcnay_decreases_2000">
        <w:r w:rsidRPr="00E00FDF">
          <w:rPr>
            <w:rStyle w:val="Hyperlink"/>
            <w:rFonts w:ascii="Times New Roman" w:hAnsi="Times New Roman" w:cs="Times New Roman"/>
          </w:rPr>
          <w:t>McNay et al., 2000</w:t>
        </w:r>
      </w:hyperlink>
      <w:r w:rsidRPr="00E00FDF">
        <w:rPr>
          <w:rFonts w:ascii="Times New Roman" w:hAnsi="Times New Roman" w:cs="Times New Roman"/>
        </w:rPr>
        <w:t>), making efficient mitochondrial respiration essential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xml:space="preserve">; </w:t>
      </w:r>
      <w:hyperlink w:anchor="ref-picard_energetic_2018">
        <w:r w:rsidRPr="00E00FDF">
          <w:rPr>
            <w:rStyle w:val="Hyperlink"/>
            <w:rFonts w:ascii="Times New Roman" w:hAnsi="Times New Roman" w:cs="Times New Roman"/>
          </w:rPr>
          <w:t>Picard et al., 2018</w:t>
        </w:r>
      </w:hyperlink>
      <w:r w:rsidRPr="00E00FDF">
        <w:rPr>
          <w:rFonts w:ascii="Times New Roman" w:hAnsi="Times New Roman" w:cs="Times New Roman"/>
        </w:rPr>
        <w:t>). Additionally, learning depends on a dense network of functional neurons (</w:t>
      </w:r>
      <w:hyperlink w:anchor="ref-amiel_effects_2017">
        <w:r w:rsidRPr="00E00FDF">
          <w:rPr>
            <w:rStyle w:val="Hyperlink"/>
            <w:rFonts w:ascii="Times New Roman" w:hAnsi="Times New Roman" w:cs="Times New Roman"/>
          </w:rPr>
          <w:t>Amiel et al., 2017</w:t>
        </w:r>
      </w:hyperlink>
      <w:r w:rsidRPr="00E00FDF">
        <w:rPr>
          <w:rFonts w:ascii="Times New Roman" w:hAnsi="Times New Roman" w:cs="Times New Roman"/>
        </w:rPr>
        <w:t xml:space="preserve">; </w:t>
      </w:r>
      <w:hyperlink w:anchor="ref-lefebvre_taxonomic_2011">
        <w:r w:rsidRPr="00E00FDF">
          <w:rPr>
            <w:rStyle w:val="Hyperlink"/>
            <w:rFonts w:ascii="Times New Roman" w:hAnsi="Times New Roman" w:cs="Times New Roman"/>
          </w:rPr>
          <w:t>Lefebvre, 2011</w:t>
        </w:r>
      </w:hyperlink>
      <w:r w:rsidRPr="00E00FDF">
        <w:rPr>
          <w:rFonts w:ascii="Times New Roman" w:hAnsi="Times New Roman" w:cs="Times New Roman"/>
        </w:rPr>
        <w:t>), which can be compromised by excessive oxidative stress - a byproduct of mitochondrial metabolism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finkel_oxidants_2000">
        <w:r w:rsidRPr="00E00FDF">
          <w:rPr>
            <w:rStyle w:val="Hyperlink"/>
            <w:rFonts w:ascii="Times New Roman" w:hAnsi="Times New Roman" w:cs="Times New Roman"/>
          </w:rPr>
          <w:t>Finkel and Holbrook, 2000</w:t>
        </w:r>
      </w:hyperlink>
      <w:r w:rsidRPr="00E00FDF">
        <w:rPr>
          <w:rFonts w:ascii="Times New Roman" w:hAnsi="Times New Roman" w:cs="Times New Roman"/>
        </w:rPr>
        <w:t xml:space="preserve">; </w:t>
      </w:r>
      <w:hyperlink w:anchor="ref-gong_chronic_2011">
        <w:r w:rsidRPr="00E00FDF">
          <w:rPr>
            <w:rStyle w:val="Hyperlink"/>
            <w:rFonts w:ascii="Times New Roman" w:hAnsi="Times New Roman" w:cs="Times New Roman"/>
          </w:rPr>
          <w:t>Gong et al., 2011</w:t>
        </w:r>
      </w:hyperlink>
      <w:r w:rsidRPr="00E00FDF">
        <w:rPr>
          <w:rFonts w:ascii="Times New Roman" w:hAnsi="Times New Roman" w:cs="Times New Roman"/>
        </w:rPr>
        <w:t xml:space="preserve">; </w:t>
      </w:r>
      <w:hyperlink w:anchor="ref-hoffmann_mitochondrion_2018">
        <w:r w:rsidRPr="00E00FDF">
          <w:rPr>
            <w:rStyle w:val="Hyperlink"/>
            <w:rFonts w:ascii="Times New Roman" w:hAnsi="Times New Roman" w:cs="Times New Roman"/>
          </w:rPr>
          <w:t>Hoffmann and Spengler, 2018</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xml:space="preserve">). Studies on mammals have shown the pervasive effects of mitochondrial physiology on cognitive abilities </w:t>
      </w:r>
      <w:r w:rsidRPr="00E00FDF">
        <w:rPr>
          <w:rFonts w:ascii="Times New Roman" w:hAnsi="Times New Roman" w:cs="Times New Roman"/>
        </w:rPr>
        <w:lastRenderedPageBreak/>
        <w:t>(</w:t>
      </w:r>
      <w:hyperlink w:anchor="ref-cao2014ampk">
        <w:r w:rsidRPr="00E00FDF">
          <w:rPr>
            <w:rStyle w:val="Hyperlink"/>
            <w:rFonts w:ascii="Times New Roman" w:hAnsi="Times New Roman" w:cs="Times New Roman"/>
          </w:rPr>
          <w:t>Cao et al., 2014</w:t>
        </w:r>
      </w:hyperlink>
      <w:r w:rsidRPr="00E00FDF">
        <w:rPr>
          <w:rFonts w:ascii="Times New Roman" w:hAnsi="Times New Roman" w:cs="Times New Roman"/>
        </w:rPr>
        <w:t xml:space="preserve">; </w:t>
      </w:r>
      <w:hyperlink w:anchor="ref-hara_presynaptic_2014">
        <w:r w:rsidRPr="00E00FDF">
          <w:rPr>
            <w:rStyle w:val="Hyperlink"/>
            <w:rFonts w:ascii="Times New Roman" w:hAnsi="Times New Roman" w:cs="Times New Roman"/>
          </w:rPr>
          <w:t>Hara et al., 2014</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xml:space="preserve">). </w:t>
      </w:r>
      <w:ins w:id="5" w:author="Pablo Recio Santiago" w:date="2025-06-12T07:44:00Z" w16du:dateUtc="2025-06-11T21:44:00Z">
        <w:r w:rsidR="002E5540" w:rsidRPr="00E00FDF">
          <w:rPr>
            <w:rFonts w:ascii="Times New Roman" w:hAnsi="Times New Roman" w:cs="Times New Roman"/>
          </w:rPr>
          <w:t xml:space="preserve">However, the extent to which these effects are </w:t>
        </w:r>
        <w:proofErr w:type="spellStart"/>
        <w:r w:rsidR="002E5540" w:rsidRPr="00E00FDF">
          <w:rPr>
            <w:rFonts w:ascii="Times New Roman" w:hAnsi="Times New Roman" w:cs="Times New Roman"/>
          </w:rPr>
          <w:t>generalisable</w:t>
        </w:r>
        <w:proofErr w:type="spellEnd"/>
        <w:r w:rsidR="002E5540" w:rsidRPr="00E00FDF">
          <w:rPr>
            <w:rFonts w:ascii="Times New Roman" w:hAnsi="Times New Roman" w:cs="Times New Roman"/>
          </w:rPr>
          <w:t xml:space="preserve"> to other taxa – particularly reptiles – remains largely unexplored (see </w:t>
        </w:r>
        <w:r w:rsidR="002E5540" w:rsidRPr="002E5540">
          <w:rPr>
            <w:rStyle w:val="Hyperlink"/>
            <w:rFonts w:ascii="Times New Roman" w:hAnsi="Times New Roman" w:cs="Times New Roman"/>
          </w:rPr>
          <w:t>Matsubara et al., 2017</w:t>
        </w:r>
        <w:r w:rsidR="002E5540" w:rsidRPr="002E5540">
          <w:rPr>
            <w:rStyle w:val="Hyperlink"/>
            <w:rFonts w:ascii="Times New Roman" w:hAnsi="Times New Roman" w:cs="Times New Roman"/>
            <w:color w:val="000000" w:themeColor="text1"/>
          </w:rPr>
          <w:t>;</w:t>
        </w:r>
        <w:r w:rsidR="002E5540" w:rsidRPr="002E5540">
          <w:rPr>
            <w:rStyle w:val="Hyperlink"/>
            <w:rFonts w:ascii="Times New Roman" w:hAnsi="Times New Roman" w:cs="Times New Roman"/>
          </w:rPr>
          <w:t xml:space="preserve"> Szabo et al., 2021</w:t>
        </w:r>
        <w:r w:rsidR="002E5540" w:rsidRPr="00E00FDF">
          <w:rPr>
            <w:rFonts w:ascii="Times New Roman" w:hAnsi="Times New Roman" w:cs="Times New Roman"/>
          </w:rPr>
          <w:t>).</w:t>
        </w:r>
      </w:ins>
    </w:p>
    <w:p w14:paraId="3FD78547"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Since mitochondria are maternally inherited, maternal condition plays a fundamental role in shaping offspring mitochondrial activity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Maternal stress can also influence how mitochondria operate in offspring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Stressful situations experienced by mothers can elevate glucocorticoids (GCs) (</w:t>
      </w:r>
      <w:hyperlink w:anchor="ref-sapolsky_how_2000">
        <w:r w:rsidRPr="00E00FDF">
          <w:rPr>
            <w:rStyle w:val="Hyperlink"/>
            <w:rFonts w:ascii="Times New Roman" w:hAnsi="Times New Roman" w:cs="Times New Roman"/>
          </w:rPr>
          <w:t>Sapolsky et al., 2000</w:t>
        </w:r>
      </w:hyperlink>
      <w:r w:rsidRPr="00E00FDF">
        <w:rPr>
          <w:rFonts w:ascii="Times New Roman" w:hAnsi="Times New Roman" w:cs="Times New Roman"/>
        </w:rPr>
        <w:t>), which can affect developing embryos (</w:t>
      </w:r>
      <w:hyperlink w:anchor="ref-uller_sex-specific_2009">
        <w:r w:rsidRPr="00E00FDF">
          <w:rPr>
            <w:rStyle w:val="Hyperlink"/>
            <w:rFonts w:ascii="Times New Roman" w:hAnsi="Times New Roman" w:cs="Times New Roman"/>
          </w:rPr>
          <w:t>Uller et al., 2009</w:t>
        </w:r>
      </w:hyperlink>
      <w:r w:rsidRPr="00E00FDF">
        <w:rPr>
          <w:rFonts w:ascii="Times New Roman" w:hAnsi="Times New Roman" w:cs="Times New Roman"/>
        </w:rPr>
        <w:t>) altering mitochondrial physiology through transgenerational effects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For instance, maternal stress has been shown to contribute significantly to oxidative stress in the brain of rats (</w:t>
      </w:r>
      <w:r w:rsidRPr="00E00FDF">
        <w:rPr>
          <w:rFonts w:ascii="Times New Roman" w:hAnsi="Times New Roman" w:cs="Times New Roman"/>
          <w:i/>
          <w:iCs/>
        </w:rPr>
        <w:t>Rattus norvegicus</w:t>
      </w:r>
      <w:r w:rsidRPr="00E00FDF">
        <w:rPr>
          <w:rFonts w:ascii="Times New Roman" w:hAnsi="Times New Roman" w:cs="Times New Roman"/>
        </w:rPr>
        <w:t>) with impacts on spatial learning abilities (</w:t>
      </w:r>
      <w:hyperlink w:anchor="ref-cao2014ampk">
        <w:r w:rsidRPr="00E00FDF">
          <w:rPr>
            <w:rStyle w:val="Hyperlink"/>
            <w:rFonts w:ascii="Times New Roman" w:hAnsi="Times New Roman" w:cs="Times New Roman"/>
          </w:rPr>
          <w:t>Cao et al., 2014</w:t>
        </w:r>
      </w:hyperlink>
      <w:r w:rsidRPr="00E00FDF">
        <w:rPr>
          <w:rFonts w:ascii="Times New Roman" w:hAnsi="Times New Roman" w:cs="Times New Roman"/>
        </w:rPr>
        <w:t xml:space="preserve">; </w:t>
      </w:r>
      <w:hyperlink w:anchor="ref-haussmann_embryonic_2012">
        <w:r w:rsidRPr="00E00FDF">
          <w:rPr>
            <w:rStyle w:val="Hyperlink"/>
            <w:rFonts w:ascii="Times New Roman" w:hAnsi="Times New Roman" w:cs="Times New Roman"/>
          </w:rPr>
          <w:t>Haussmann et al., 2012</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w:t>
      </w:r>
    </w:p>
    <w:p w14:paraId="3FD78548"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Temperature is also a significant source of maternal stress in ectotherms. Thermal environments outside the optimal range can elevate GCs in mothers, which can be passed to the offspring (see </w:t>
      </w:r>
      <w:hyperlink w:anchor="ref-Crino_2023">
        <w:r w:rsidRPr="00E00FDF">
          <w:rPr>
            <w:rStyle w:val="Hyperlink"/>
            <w:rFonts w:ascii="Times New Roman" w:hAnsi="Times New Roman" w:cs="Times New Roman"/>
          </w:rPr>
          <w:t>Crino et al., 2023</w:t>
        </w:r>
      </w:hyperlink>
      <w:r w:rsidRPr="00E00FDF">
        <w:rPr>
          <w:rFonts w:ascii="Times New Roman" w:hAnsi="Times New Roman" w:cs="Times New Roman"/>
        </w:rPr>
        <w:t>). Temperature can also directly influence offspring development, particularly during early life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xml:space="preserve">; </w:t>
      </w:r>
      <w:hyperlink w:anchor="ref-noble_developmental_2018">
        <w:r w:rsidRPr="00E00FDF">
          <w:rPr>
            <w:rStyle w:val="Hyperlink"/>
            <w:rFonts w:ascii="Times New Roman" w:hAnsi="Times New Roman" w:cs="Times New Roman"/>
          </w:rPr>
          <w:t>Noble et al., 2018</w:t>
        </w:r>
      </w:hyperlink>
      <w:r w:rsidRPr="00E00FDF">
        <w:rPr>
          <w:rFonts w:ascii="Times New Roman" w:hAnsi="Times New Roman" w:cs="Times New Roman"/>
        </w:rPr>
        <w:t>). The prenatal thermal environment is crucial in shaping mitochondrial function, affecting energy metabolism and oxidative stress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xml:space="preserve">; </w:t>
      </w:r>
      <w:hyperlink w:anchor="ref-stier2022experimental">
        <w:r w:rsidRPr="00E00FDF">
          <w:rPr>
            <w:rStyle w:val="Hyperlink"/>
            <w:rFonts w:ascii="Times New Roman" w:hAnsi="Times New Roman" w:cs="Times New Roman"/>
          </w:rPr>
          <w:t>Stier et al., 2022</w:t>
        </w:r>
      </w:hyperlink>
      <w:r w:rsidRPr="00E00FDF">
        <w:rPr>
          <w:rFonts w:ascii="Times New Roman" w:hAnsi="Times New Roman" w:cs="Times New Roman"/>
        </w:rPr>
        <w:t>). Thus, the combined effects of prenatal GCs and temperature may profoundly influence mitochondrial function, with important consequences for brain development and cognition. However, the extent to which prenatal GCs and temperature interact to shape cognitive abilities via mitochondrial physiology remains largely unknown outside of a few model species (</w:t>
      </w:r>
      <w:hyperlink w:anchor="ref-cao2014ampk">
        <w:r w:rsidRPr="00E00FDF">
          <w:rPr>
            <w:rStyle w:val="Hyperlink"/>
            <w:rFonts w:ascii="Times New Roman" w:hAnsi="Times New Roman" w:cs="Times New Roman"/>
          </w:rPr>
          <w:t>Cao et al., 2014</w:t>
        </w:r>
      </w:hyperlink>
      <w:r w:rsidRPr="00E00FDF">
        <w:rPr>
          <w:rFonts w:ascii="Times New Roman" w:hAnsi="Times New Roman" w:cs="Times New Roman"/>
        </w:rPr>
        <w:t xml:space="preserve">; </w:t>
      </w:r>
      <w:hyperlink w:anchor="ref-haussmann_embryonic_2012">
        <w:r w:rsidRPr="00E00FDF">
          <w:rPr>
            <w:rStyle w:val="Hyperlink"/>
            <w:rFonts w:ascii="Times New Roman" w:hAnsi="Times New Roman" w:cs="Times New Roman"/>
          </w:rPr>
          <w:t>Haussmann et al., 2012</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w:t>
      </w:r>
    </w:p>
    <w:p w14:paraId="3FD78549"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Here, we examined how prenatal temperature and corticosterone (CORT) — the primary GC in reptiles — affect brain mitochondrial physiology and spatial learning in the delicate skink </w:t>
      </w:r>
      <w:r w:rsidRPr="00E00FDF">
        <w:rPr>
          <w:rFonts w:ascii="Times New Roman" w:hAnsi="Times New Roman" w:cs="Times New Roman"/>
        </w:rPr>
        <w:lastRenderedPageBreak/>
        <w:t>(</w:t>
      </w:r>
      <w:r w:rsidRPr="00E00FDF">
        <w:rPr>
          <w:rFonts w:ascii="Times New Roman" w:hAnsi="Times New Roman" w:cs="Times New Roman"/>
          <w:i/>
          <w:iCs/>
        </w:rPr>
        <w:t>Lampropholis delicata</w:t>
      </w:r>
      <w:r w:rsidRPr="00E00FDF">
        <w:rPr>
          <w:rFonts w:ascii="Times New Roman" w:hAnsi="Times New Roman" w:cs="Times New Roman"/>
        </w:rPr>
        <w:t>). We hypothesized that prenatal CORT and temperature would influence learning abilities by impacting brain mitochondrial activity. Specifically, we predicted that prenatal CORT would decrease energy production while increasing oxidative damage (</w:t>
      </w:r>
      <w:hyperlink w:anchor="ref-costantini2011meta">
        <w:r w:rsidRPr="00E00FDF">
          <w:rPr>
            <w:rStyle w:val="Hyperlink"/>
            <w:rFonts w:ascii="Times New Roman" w:hAnsi="Times New Roman" w:cs="Times New Roman"/>
          </w:rPr>
          <w:t>Costantini et al., 2011</w:t>
        </w:r>
      </w:hyperlink>
      <w:r w:rsidRPr="00E00FDF">
        <w:rPr>
          <w:rFonts w:ascii="Times New Roman" w:hAnsi="Times New Roman" w:cs="Times New Roman"/>
        </w:rPr>
        <w:t xml:space="preserve">; </w:t>
      </w:r>
      <w:hyperlink w:anchor="ref-gong_chronic_2011">
        <w:r w:rsidRPr="00E00FDF">
          <w:rPr>
            <w:rStyle w:val="Hyperlink"/>
            <w:rFonts w:ascii="Times New Roman" w:hAnsi="Times New Roman" w:cs="Times New Roman"/>
          </w:rPr>
          <w:t>Gong et al., 2011</w:t>
        </w:r>
      </w:hyperlink>
      <w:r w:rsidRPr="00E00FDF">
        <w:rPr>
          <w:rFonts w:ascii="Times New Roman" w:hAnsi="Times New Roman" w:cs="Times New Roman"/>
        </w:rPr>
        <w:t xml:space="preserve">; but see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especially if CORT can alter cellular components increasing ROS production without enhancing ATP synthesis or making them more vulnerable to oxidative damage. Similarly, we predicted that high temperatures would decrease mitochondrial efficiency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xml:space="preserve">; </w:t>
      </w:r>
      <w:hyperlink w:anchor="ref-zavorka_climate_2021">
        <w:r w:rsidRPr="00E00FDF">
          <w:rPr>
            <w:rStyle w:val="Hyperlink"/>
            <w:rFonts w:ascii="Times New Roman" w:hAnsi="Times New Roman" w:cs="Times New Roman"/>
          </w:rPr>
          <w:t>Závorka et al., 2021</w:t>
        </w:r>
      </w:hyperlink>
      <w:r w:rsidRPr="00E00FDF">
        <w:rPr>
          <w:rFonts w:ascii="Times New Roman" w:hAnsi="Times New Roman" w:cs="Times New Roman"/>
        </w:rPr>
        <w:t>), but would reduce oxidative stress (</w:t>
      </w:r>
      <w:hyperlink w:anchor="ref-treidel2016temperature">
        <w:r w:rsidRPr="00E00FDF">
          <w:rPr>
            <w:rStyle w:val="Hyperlink"/>
            <w:rFonts w:ascii="Times New Roman" w:hAnsi="Times New Roman" w:cs="Times New Roman"/>
          </w:rPr>
          <w:t>Treidel et al., 2016</w:t>
        </w:r>
      </w:hyperlink>
      <w:r w:rsidRPr="00E00FDF">
        <w:rPr>
          <w:rFonts w:ascii="Times New Roman" w:hAnsi="Times New Roman" w:cs="Times New Roman"/>
        </w:rPr>
        <w:t>). We further predicted that the combined effects of CORT and temperature would lead to complex interactions, with both factors negatively impacting mitochondrial efficiency but having opposite effects on oxidative stress. These effects would lead to differences in learning abilities, which could be affected by the balance between energy production and oxidative stress (</w:t>
      </w:r>
      <w:hyperlink w:anchor="ref-alexandrov_neuronal_2022">
        <w:r w:rsidRPr="00E00FDF">
          <w:rPr>
            <w:rStyle w:val="Hyperlink"/>
            <w:rFonts w:ascii="Times New Roman" w:hAnsi="Times New Roman" w:cs="Times New Roman"/>
          </w:rPr>
          <w:t>Alexandrov and Pletnikov, 2022</w:t>
        </w:r>
      </w:hyperlink>
      <w:r w:rsidRPr="00E00FDF">
        <w:rPr>
          <w:rFonts w:ascii="Times New Roman" w:hAnsi="Times New Roman" w:cs="Times New Roman"/>
        </w:rPr>
        <w:t xml:space="preserve">;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picard_energetic_2018">
        <w:r w:rsidRPr="00E00FDF">
          <w:rPr>
            <w:rStyle w:val="Hyperlink"/>
            <w:rFonts w:ascii="Times New Roman" w:hAnsi="Times New Roman" w:cs="Times New Roman"/>
          </w:rPr>
          <w:t>Picard et al., 2018</w:t>
        </w:r>
      </w:hyperlink>
      <w:r w:rsidRPr="00E00FDF">
        <w:rPr>
          <w:rFonts w:ascii="Times New Roman" w:hAnsi="Times New Roman" w:cs="Times New Roman"/>
        </w:rPr>
        <w:t>). By examining these interactions, we aim to clarify how prenatal environmental factors shape learning abilities through mitochondrial function, clarifying the mechanisms that mediate the role of early-life conditions on cognitive development.</w:t>
      </w:r>
    </w:p>
    <w:p w14:paraId="3FD7854A" w14:textId="77777777" w:rsidR="001F71F2" w:rsidRPr="00E00FDF" w:rsidRDefault="005861BF" w:rsidP="00B92675">
      <w:pPr>
        <w:pStyle w:val="Heading2"/>
        <w:spacing w:line="480" w:lineRule="auto"/>
        <w:rPr>
          <w:rFonts w:cs="Times New Roman"/>
        </w:rPr>
      </w:pPr>
      <w:bookmarkStart w:id="6" w:name="methods"/>
      <w:bookmarkEnd w:id="2"/>
      <w:r w:rsidRPr="00E00FDF">
        <w:rPr>
          <w:rFonts w:cs="Times New Roman"/>
        </w:rPr>
        <w:t>Methods</w:t>
      </w:r>
    </w:p>
    <w:p w14:paraId="3FD7854B"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7" w:name="experimental-animals"/>
      <w:r w:rsidRPr="00E00FDF">
        <w:rPr>
          <w:rFonts w:ascii="Times New Roman" w:hAnsi="Times New Roman" w:cs="Times New Roman"/>
          <w:color w:val="000000" w:themeColor="text1"/>
        </w:rPr>
        <w:t>Experimental animals</w:t>
      </w:r>
    </w:p>
    <w:p w14:paraId="3FD7854C" w14:textId="527DC96B" w:rsidR="001F71F2" w:rsidRPr="00E00FDF" w:rsidRDefault="005861BF" w:rsidP="00B92675">
      <w:pPr>
        <w:pStyle w:val="FirstParagraph"/>
        <w:spacing w:line="480" w:lineRule="auto"/>
        <w:rPr>
          <w:rFonts w:cs="Times New Roman"/>
        </w:rPr>
      </w:pPr>
      <w:r w:rsidRPr="00E00FDF">
        <w:rPr>
          <w:rFonts w:cs="Times New Roman"/>
        </w:rPr>
        <w:t>Lizards came from a breeding colony established in the laboratory in 2019 from wild populations in Sydney, Australia. The colony consisted of 270 adults in groups of two males and four females. Eggs were collected from these groups between November 2023 to January 2024.</w:t>
      </w:r>
      <w:ins w:id="8" w:author="Pablo Recio Santiago" w:date="2025-06-12T07:56:00Z" w16du:dateUtc="2025-06-11T21:56:00Z">
        <w:r w:rsidR="00543890">
          <w:rPr>
            <w:rFonts w:cs="Times New Roman"/>
          </w:rPr>
          <w:t xml:space="preserve"> </w:t>
        </w:r>
        <w:r w:rsidR="00543890" w:rsidRPr="00E00FDF">
          <w:rPr>
            <w:rFonts w:cs="Times New Roman"/>
          </w:rPr>
          <w:t>The collected eggs belonged to either the first or second generation of our breeding colony</w:t>
        </w:r>
      </w:ins>
      <w:r w:rsidR="00134D1D" w:rsidRPr="00E00FDF">
        <w:rPr>
          <w:rFonts w:cs="Times New Roman"/>
        </w:rPr>
        <w:t>.</w:t>
      </w:r>
      <w:r w:rsidR="00EC178D" w:rsidRPr="00E00FDF">
        <w:rPr>
          <w:rFonts w:cs="Times New Roman"/>
        </w:rPr>
        <w:t xml:space="preserve"> </w:t>
      </w:r>
      <w:r w:rsidRPr="00E00FDF">
        <w:rPr>
          <w:rFonts w:cs="Times New Roman"/>
        </w:rPr>
        <w:t xml:space="preserve">After collecting the eggs, we treated them with CORT or vehicle control and incubated them under two </w:t>
      </w:r>
      <w:r w:rsidRPr="00E00FDF">
        <w:rPr>
          <w:rFonts w:cs="Times New Roman"/>
        </w:rPr>
        <w:lastRenderedPageBreak/>
        <w:t xml:space="preserve">different temperature regimes (see below). Clutch and egg identity were assigned immediately after egg collection, and the eggs were incubated in individual cups until hatching. Hatchlings were also kept in individual enclosures until the end of the experiment. For details on husbandry and breeding conditions see </w:t>
      </w:r>
      <w:r w:rsidRPr="00E00FDF">
        <w:rPr>
          <w:rFonts w:cs="Times New Roman"/>
          <w:i/>
          <w:iCs/>
        </w:rPr>
        <w:t>Methods 1: Animal husbandry in Supplementary Material</w:t>
      </w:r>
      <w:r w:rsidRPr="00E00FDF">
        <w:rPr>
          <w:rFonts w:cs="Times New Roman"/>
        </w:rPr>
        <w:t>.</w:t>
      </w:r>
    </w:p>
    <w:p w14:paraId="3FD7854D"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9" w:name="X386499ece4222b920c83c21b65a70f5de413695"/>
      <w:bookmarkEnd w:id="7"/>
      <w:r w:rsidRPr="00E00FDF">
        <w:rPr>
          <w:rFonts w:ascii="Times New Roman" w:hAnsi="Times New Roman" w:cs="Times New Roman"/>
          <w:color w:val="000000" w:themeColor="text1"/>
        </w:rPr>
        <w:t>Corticosterone and temperature manipulations</w:t>
      </w:r>
    </w:p>
    <w:p w14:paraId="54D8AFF9" w14:textId="7BE9DCD4" w:rsidR="009625CE" w:rsidRPr="00E00FDF" w:rsidRDefault="005861BF" w:rsidP="00B92675">
      <w:pPr>
        <w:pStyle w:val="FirstParagraph"/>
        <w:spacing w:line="480" w:lineRule="auto"/>
        <w:rPr>
          <w:rFonts w:cs="Times New Roman"/>
        </w:rPr>
      </w:pPr>
      <w:r w:rsidRPr="00E00FDF">
        <w:rPr>
          <w:rFonts w:cs="Times New Roman"/>
        </w:rPr>
        <w:t xml:space="preserve">We tested the combined effects of prenatal CORT and temperature by elevating CORT concentrations in eggs and then incubating them under one of two temperature regimes (Cold - 23 ± 3 ºC or Hot - 28 ± 3 ºC). We used a partial split clutch design where eggs from a given clutch were distributed equally across the four treatments when clutch sizes were larger than four and randomly across treatments when less than four. CORT-treated eggs were topically supplied with 5 µL of crystalline corticosterone (Sigma, Cat. No. C2505) dissolved in 100% ethanol at a final concentration of 10 pg CORT/mL (CORT treatment), while Control eggs received an equal volume of 100% Ethanol. </w:t>
      </w:r>
      <w:ins w:id="10" w:author="Pablo Recio Santiago" w:date="2025-06-12T07:45:00Z" w16du:dateUtc="2025-06-11T21:45:00Z">
        <w:r w:rsidR="002E5540" w:rsidRPr="00E00FDF">
          <w:rPr>
            <w:rFonts w:cs="Times New Roman"/>
          </w:rPr>
          <w:t>CORT dose increased mean yolk CORT levels 2 standard deviations</w:t>
        </w:r>
        <w:r w:rsidR="002E5540">
          <w:rPr>
            <w:rFonts w:cs="Times New Roman"/>
            <w:strike/>
          </w:rPr>
          <w:t xml:space="preserve"> </w:t>
        </w:r>
        <w:r w:rsidR="002E5540" w:rsidRPr="00E00FDF">
          <w:rPr>
            <w:rFonts w:cs="Times New Roman"/>
          </w:rPr>
          <w:t>higher than control eggs in previous studies (</w:t>
        </w:r>
        <w:r w:rsidR="002E5540" w:rsidRPr="00E00FDF">
          <w:fldChar w:fldCharType="begin"/>
        </w:r>
        <w:r w:rsidR="002E5540" w:rsidRPr="00E00FDF">
          <w:instrText>HYPERLINK \l "ref-crino2024eggs" \h</w:instrText>
        </w:r>
        <w:r w:rsidR="002E5540" w:rsidRPr="00E00FDF">
          <w:fldChar w:fldCharType="separate"/>
        </w:r>
        <w:r w:rsidR="002E5540" w:rsidRPr="00E00FDF">
          <w:rPr>
            <w:rStyle w:val="Hyperlink"/>
            <w:rFonts w:cs="Times New Roman"/>
          </w:rPr>
          <w:t>Crino et al., 2024</w:t>
        </w:r>
        <w:r w:rsidR="002E5540" w:rsidRPr="00E00FDF">
          <w:fldChar w:fldCharType="end"/>
        </w:r>
        <w:r w:rsidR="002E5540" w:rsidRPr="00E00FDF">
          <w:rPr>
            <w:rFonts w:cs="Times New Roman"/>
          </w:rPr>
          <w:t xml:space="preserve">). </w:t>
        </w:r>
      </w:ins>
      <w:r w:rsidR="009625CE" w:rsidRPr="00E00FDF">
        <w:rPr>
          <w:rFonts w:cs="Times New Roman"/>
        </w:rPr>
        <w:t>Eggs were then incubated in one of the two previously mentioned temperature regimes</w:t>
      </w:r>
      <w:r w:rsidR="008F4AFB" w:rsidRPr="00E00FDF">
        <w:rPr>
          <w:rFonts w:cs="Times New Roman"/>
        </w:rPr>
        <w:t xml:space="preserve">. </w:t>
      </w:r>
      <w:ins w:id="11" w:author="Pablo Recio Santiago" w:date="2025-06-12T07:46:00Z" w16du:dateUtc="2025-06-11T21:46:00Z">
        <w:r w:rsidR="002E5540" w:rsidRPr="00E00FDF">
          <w:rPr>
            <w:rFonts w:cs="Times New Roman"/>
          </w:rPr>
          <w:t xml:space="preserve">Mean incubation temperatures represent the lower and upper limits of the natural range of nest temperatures in </w:t>
        </w:r>
        <w:r w:rsidR="002E5540" w:rsidRPr="002E5540">
          <w:rPr>
            <w:rFonts w:cs="Times New Roman"/>
            <w:i/>
            <w:iCs/>
          </w:rPr>
          <w:t>L. delicata</w:t>
        </w:r>
        <w:r w:rsidR="002E5540" w:rsidRPr="00E00FDF">
          <w:rPr>
            <w:rFonts w:cs="Times New Roman"/>
          </w:rPr>
          <w:t xml:space="preserve"> (mean nesting temperatures = 27.4 ºC; Cheetham et al., 2011). Incubation temperatures fluctuated daily by ± 3 °C with all eggs within a treatment group experiencing identical thermal cycles mimicking natural conditions. Nonetheless, recent meta-analyses suggest little difference between dial temperature fluctuation treatments and constant ones (Raynal et al., 2022; Stocker et al., 2024). The higher temperature treatment (28 ºC) was above the thermal optima estimated for L. delicata (</w:t>
        </w:r>
        <w:proofErr w:type="spellStart"/>
        <w:r w:rsidR="002E5540" w:rsidRPr="00E00FDF">
          <w:rPr>
            <w:rFonts w:cs="Times New Roman"/>
          </w:rPr>
          <w:t>Topt</w:t>
        </w:r>
        <w:proofErr w:type="spellEnd"/>
        <w:r w:rsidR="002E5540" w:rsidRPr="00E00FDF">
          <w:rPr>
            <w:rFonts w:cs="Times New Roman"/>
          </w:rPr>
          <w:t xml:space="preserve"> = 25 ºC; Petterson et al., 2023) and reached more stressful temperatures daily as fluctuations occurred around the mean treatment temperature (i.e., 31 ºC).</w:t>
        </w:r>
      </w:ins>
    </w:p>
    <w:p w14:paraId="3FD7854F"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12" w:name="spatial-learning"/>
      <w:bookmarkEnd w:id="9"/>
      <w:r w:rsidRPr="00E00FDF">
        <w:rPr>
          <w:rFonts w:ascii="Times New Roman" w:hAnsi="Times New Roman" w:cs="Times New Roman"/>
          <w:color w:val="000000" w:themeColor="text1"/>
        </w:rPr>
        <w:lastRenderedPageBreak/>
        <w:t>Spatial learning</w:t>
      </w:r>
    </w:p>
    <w:p w14:paraId="7E8D767A" w14:textId="7E4CD655" w:rsidR="0033682A" w:rsidRPr="00E00FDF" w:rsidRDefault="005861BF" w:rsidP="0033682A">
      <w:pPr>
        <w:pStyle w:val="FirstParagraph"/>
        <w:spacing w:line="480" w:lineRule="auto"/>
        <w:rPr>
          <w:rFonts w:cs="Times New Roman"/>
        </w:rPr>
      </w:pPr>
      <w:r w:rsidRPr="00E00FDF">
        <w:rPr>
          <w:rFonts w:cs="Times New Roman"/>
        </w:rPr>
        <w:t xml:space="preserve">The spatial learning task involved training lizards to navigate a 6-arm maze </w:t>
      </w:r>
      <w:ins w:id="13" w:author="Pablo Recio Santiago" w:date="2025-06-12T07:57:00Z" w16du:dateUtc="2025-06-11T21:57:00Z">
        <w:r w:rsidR="00543890" w:rsidRPr="00E00FDF">
          <w:rPr>
            <w:rFonts w:cs="Times New Roman"/>
          </w:rPr>
          <w:t xml:space="preserve">(see Fig. 1 B) </w:t>
        </w:r>
      </w:ins>
      <w:r w:rsidRPr="00E00FDF">
        <w:rPr>
          <w:rFonts w:cs="Times New Roman"/>
        </w:rPr>
        <w:t>to reach an exit connected to a transport box that allowed us to return the lizards to their enclosure without further contact. In each trial, lizards were placed by hand in the center of the maze and left to acclimatise for two minutes. During acclimatisation, the central area was surrounded by a yellow device mounted on a pulley system. At the start of each trial, this device was lifted to startle the lizard. If the lizard did not immediately choose an arm, it was gently prodded with a brush at the end of the tail.</w:t>
      </w:r>
      <w:ins w:id="14" w:author="Pablo Recio Santiago" w:date="2025-06-12T07:57:00Z" w16du:dateUtc="2025-06-11T21:57:00Z">
        <w:r w:rsidR="00543890" w:rsidRPr="00543890">
          <w:rPr>
            <w:rFonts w:cs="Times New Roman"/>
          </w:rPr>
          <w:t xml:space="preserve"> </w:t>
        </w:r>
        <w:r w:rsidR="00543890" w:rsidRPr="00E00FDF">
          <w:rPr>
            <w:rFonts w:cs="Times New Roman"/>
          </w:rPr>
          <w:t xml:space="preserve">A lizard was considered to have made a choice once it inserted its head into one of the arms. If the chosen arm was incorrect, we encouraged movement by gently touching the lizard with a brush, but without guiding it toward any specific arm or back to the </w:t>
        </w:r>
        <w:proofErr w:type="spellStart"/>
        <w:r w:rsidR="00543890" w:rsidRPr="00E00FDF">
          <w:rPr>
            <w:rFonts w:cs="Times New Roman"/>
          </w:rPr>
          <w:t>centre</w:t>
        </w:r>
        <w:proofErr w:type="spellEnd"/>
        <w:r w:rsidR="00543890" w:rsidRPr="00E00FDF">
          <w:rPr>
            <w:rFonts w:cs="Times New Roman"/>
          </w:rPr>
          <w:t xml:space="preserve"> of the maze. Each incorrect choice was recorded as an error, regardless of whether the same arm had been visited previously. If the lizard did not choose the correct arm after 20 errors — at which point it typically ceased responding — it was gently guided to the correct arm.</w:t>
        </w:r>
      </w:ins>
      <w:r w:rsidR="0033682A" w:rsidRPr="00E00FDF">
        <w:rPr>
          <w:rFonts w:cs="Times New Roman"/>
        </w:rPr>
        <w:t xml:space="preserve">     </w:t>
      </w:r>
    </w:p>
    <w:p w14:paraId="74B6C906" w14:textId="77777777" w:rsidR="002E5540" w:rsidRPr="00E00FDF" w:rsidRDefault="002E5540" w:rsidP="002E5540">
      <w:pPr>
        <w:pStyle w:val="FirstParagraph"/>
        <w:spacing w:line="480" w:lineRule="auto"/>
        <w:rPr>
          <w:ins w:id="15" w:author="Pablo Recio Santiago" w:date="2025-06-12T07:47:00Z" w16du:dateUtc="2025-06-11T21:47:00Z"/>
          <w:rFonts w:cs="Times New Roman"/>
        </w:rPr>
      </w:pPr>
      <w:ins w:id="16" w:author="Pablo Recio Santiago" w:date="2025-06-12T07:47:00Z" w16du:dateUtc="2025-06-11T21:47:00Z">
        <w:r w:rsidRPr="00E00FDF">
          <w:rPr>
            <w:rFonts w:cs="Times New Roman"/>
          </w:rPr>
          <w:t xml:space="preserve">We assessed lizards' spatial learning using external cues while avoiding intra-maze cues. External cues included a flag constructed from sticks and fabric placed in a consistent position outside the maze. In addition, the position of the overhead light and the experimenter remained fixed throughout the experiment and may have also served as orientation references. Subtle intra-maze cues were avoided by replacing the maze every three trials with one of four identical mazes. Each replacement preserved the correct arm’s orientation and the maze’s position within the room, ensuring consistency for </w:t>
        </w:r>
        <w:proofErr w:type="gramStart"/>
        <w:r w:rsidRPr="00E00FDF">
          <w:rPr>
            <w:rFonts w:cs="Times New Roman"/>
          </w:rPr>
          <w:t>each individual</w:t>
        </w:r>
        <w:proofErr w:type="gramEnd"/>
        <w:r w:rsidRPr="00E00FDF">
          <w:rPr>
            <w:rFonts w:cs="Times New Roman"/>
          </w:rPr>
          <w:t xml:space="preserve">. Additionally, the maze was cleaned with 70% ethanol between trials to eliminate chemical cues. The correct arm was randomly assigned to one of the six arms for each lizard to control for potential side biases. We employed four maze </w:t>
        </w:r>
        <w:r w:rsidRPr="00E00FDF">
          <w:rPr>
            <w:rFonts w:cs="Times New Roman"/>
          </w:rPr>
          <w:lastRenderedPageBreak/>
          <w:t xml:space="preserve">orientations and counterbalanced the number of lizards assigned to each orientation across treatments.  </w:t>
        </w:r>
      </w:ins>
    </w:p>
    <w:p w14:paraId="3FD78550" w14:textId="585D8985" w:rsidR="001F71F2" w:rsidRPr="00E00FDF" w:rsidDel="002E5540" w:rsidRDefault="002E5540" w:rsidP="002E5540">
      <w:pPr>
        <w:pStyle w:val="FirstParagraph"/>
        <w:spacing w:line="480" w:lineRule="auto"/>
        <w:rPr>
          <w:del w:id="17" w:author="Pablo Recio Santiago" w:date="2025-06-12T07:46:00Z" w16du:dateUtc="2025-06-11T21:46:00Z"/>
          <w:rFonts w:cs="Times New Roman"/>
          <w:strike/>
        </w:rPr>
      </w:pPr>
      <w:ins w:id="18" w:author="Pablo Recio Santiago" w:date="2025-06-12T07:47:00Z" w16du:dateUtc="2025-06-11T21:47:00Z">
        <w:r w:rsidRPr="00E00FDF">
          <w:rPr>
            <w:rFonts w:cs="Times New Roman"/>
          </w:rPr>
          <w:t>The task was repeated once daily for 40 consecutive days. By the end of the experiment, lizards were between 44 and 77 days (mean = 62.6) post-hatching. All lizards were allowed to thermoregulate freely in their home enclosure before each trial, which was performed during the hours of peak activity (1000 – 1400). For each trial, we recorded the number of errors made, which served as the response variable in the learning analyses</w:t>
        </w:r>
        <w:r>
          <w:rPr>
            <w:rFonts w:cs="Times New Roman"/>
          </w:rPr>
          <w:t>.</w:t>
        </w:r>
      </w:ins>
      <w:del w:id="19" w:author="Pablo Recio Santiago" w:date="2025-06-12T07:47:00Z" w16du:dateUtc="2025-06-11T21:47:00Z">
        <w:r w:rsidR="0033682A" w:rsidRPr="00E00FDF" w:rsidDel="002E5540">
          <w:rPr>
            <w:rFonts w:cs="Times New Roman"/>
          </w:rPr>
          <w:delText>.</w:delText>
        </w:r>
        <w:r w:rsidR="005861BF" w:rsidRPr="00E00FDF" w:rsidDel="002E5540">
          <w:rPr>
            <w:rFonts w:cs="Times New Roman"/>
          </w:rPr>
          <w:delText xml:space="preserve"> </w:delText>
        </w:r>
      </w:del>
      <w:del w:id="20" w:author="Pablo Recio Santiago" w:date="2025-06-12T07:46:00Z" w16du:dateUtc="2025-06-11T21:46:00Z">
        <w:r w:rsidR="005861BF" w:rsidRPr="00E00FDF" w:rsidDel="002E5540">
          <w:rPr>
            <w:rFonts w:cs="Times New Roman"/>
            <w:strike/>
          </w:rPr>
          <w:delText>Once the lizard made a choice, the brush encouraged movement but without guiding it towards any specific arm. If the lizard did not choose correctly after 20 errors — at which point it typically ceased responding — the lizard was gently guided to the correct arm.</w:delText>
        </w:r>
      </w:del>
    </w:p>
    <w:p w14:paraId="3FD78551" w14:textId="6FC13F33" w:rsidR="001F71F2" w:rsidRPr="00E00FDF" w:rsidDel="002E5540" w:rsidRDefault="005861BF" w:rsidP="002E5540">
      <w:pPr>
        <w:pStyle w:val="FirstParagraph"/>
        <w:spacing w:line="480" w:lineRule="auto"/>
        <w:rPr>
          <w:del w:id="21" w:author="Pablo Recio Santiago" w:date="2025-06-12T07:46:00Z" w16du:dateUtc="2025-06-11T21:46:00Z"/>
          <w:rFonts w:cs="Times New Roman"/>
          <w:strike/>
        </w:rPr>
      </w:pPr>
      <w:del w:id="22" w:author="Pablo Recio Santiago" w:date="2025-06-12T07:46:00Z" w16du:dateUtc="2025-06-11T21:46:00Z">
        <w:r w:rsidRPr="00E00FDF" w:rsidDel="002E5540">
          <w:rPr>
            <w:rFonts w:cs="Times New Roman"/>
            <w:strike/>
          </w:rPr>
          <w:delText>We assessed lizards’ spatial learning using external cues for navigation while avoiding intra-maze cues. Subtle intra-maze cues were avoided by replacing the maze every three trials with one of four identical mazes. Each replacement preserved the correct arm’s orientation and the maze’s position within the room, ensuring consistency for each individual. Additionally, the maze was cleaned with 70% ethanol between trials to avoid the influence of chemical cues. The correct arm was randomly assigned to one of the six arms for each trial to control for potential side biases. We employed four maze orientations to counterbalance the number of lizards assigned to each orientation across treatments.</w:delText>
        </w:r>
      </w:del>
    </w:p>
    <w:p w14:paraId="2D87451C" w14:textId="552E74BC" w:rsidR="001160E5" w:rsidRPr="00E00FDF" w:rsidRDefault="005861BF" w:rsidP="002E5540">
      <w:pPr>
        <w:pStyle w:val="FirstParagraph"/>
        <w:spacing w:line="480" w:lineRule="auto"/>
        <w:rPr>
          <w:rFonts w:cs="Times New Roman"/>
          <w:strike/>
        </w:rPr>
      </w:pPr>
      <w:del w:id="23" w:author="Pablo Recio Santiago" w:date="2025-06-12T07:46:00Z" w16du:dateUtc="2025-06-11T21:46:00Z">
        <w:r w:rsidRPr="00E00FDF" w:rsidDel="002E5540">
          <w:rPr>
            <w:rFonts w:cs="Times New Roman"/>
            <w:strike/>
          </w:rPr>
          <w:delText xml:space="preserve">The task was repeated once daily for 40 consecutive days, and the number </w:delText>
        </w:r>
        <w:r w:rsidR="009A32EA" w:rsidRPr="00E00FDF" w:rsidDel="002E5540">
          <w:rPr>
            <w:rFonts w:cs="Times New Roman"/>
            <w:strike/>
          </w:rPr>
          <w:delText xml:space="preserve">of </w:delText>
        </w:r>
        <w:r w:rsidRPr="00E00FDF" w:rsidDel="002E5540">
          <w:rPr>
            <w:rFonts w:cs="Times New Roman"/>
            <w:strike/>
          </w:rPr>
          <w:delText>errors made by each lizard was recorded. An error was defined as the lizard inserting its head into one of the incorrect arms with each incorrect choice, including consecutive choices of the same arm, counted as independent errors.</w:delText>
        </w:r>
      </w:del>
    </w:p>
    <w:p w14:paraId="14E4D44F" w14:textId="31AE1EA2" w:rsidR="001160E5" w:rsidRPr="00E00FDF" w:rsidRDefault="001160E5" w:rsidP="001160E5">
      <w:pPr>
        <w:pStyle w:val="BodyText"/>
        <w:spacing w:line="480" w:lineRule="auto"/>
        <w:jc w:val="center"/>
        <w:rPr>
          <w:rFonts w:ascii="Times New Roman" w:hAnsi="Times New Roman" w:cs="Times New Roman"/>
          <w:b/>
          <w:bCs/>
          <w:color w:val="FF0000"/>
        </w:rPr>
      </w:pPr>
    </w:p>
    <w:p w14:paraId="3FD78553"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24" w:name="brain-mitochondrial-function"/>
      <w:bookmarkEnd w:id="12"/>
      <w:r w:rsidRPr="00E00FDF">
        <w:rPr>
          <w:rFonts w:ascii="Times New Roman" w:hAnsi="Times New Roman" w:cs="Times New Roman"/>
          <w:color w:val="000000" w:themeColor="text1"/>
        </w:rPr>
        <w:t>Brain mitochondrial function</w:t>
      </w:r>
    </w:p>
    <w:p w14:paraId="3FD78554" w14:textId="04823648" w:rsidR="001F71F2" w:rsidRPr="00E00FDF" w:rsidRDefault="005861BF" w:rsidP="00B92675">
      <w:pPr>
        <w:pStyle w:val="FirstParagraph"/>
        <w:spacing w:line="480" w:lineRule="auto"/>
        <w:rPr>
          <w:rFonts w:cs="Times New Roman"/>
        </w:rPr>
      </w:pPr>
      <w:r w:rsidRPr="00E00FDF">
        <w:rPr>
          <w:rFonts w:cs="Times New Roman"/>
        </w:rPr>
        <w:t>Immediately after completing the tests, we quantified mitochondrial physiology in the brains of lizards</w:t>
      </w:r>
      <w:ins w:id="25" w:author="Pablo Recio Santiago" w:date="2025-06-12T07:57:00Z" w16du:dateUtc="2025-06-11T21:57:00Z">
        <w:r w:rsidR="00543890">
          <w:rPr>
            <w:rFonts w:cs="Times New Roman"/>
          </w:rPr>
          <w:t xml:space="preserve"> </w:t>
        </w:r>
        <w:r w:rsidR="00543890" w:rsidRPr="00E00FDF">
          <w:rPr>
            <w:rFonts w:cs="Times New Roman"/>
          </w:rPr>
          <w:t>(see Fig. 1 A)</w:t>
        </w:r>
      </w:ins>
      <w:r w:rsidRPr="00E00FDF">
        <w:rPr>
          <w:rFonts w:cs="Times New Roman"/>
        </w:rPr>
        <w:t>. We euthanized lizards via intraperitoneal injection of 10 mg/kg of a 10 mg/mL alfaxan solution (a potent anesthetic), followed by decapitation. Before decapitation, we evaluated lizard righting responses and the pinching reflexes in one of the front limbs.</w:t>
      </w:r>
    </w:p>
    <w:p w14:paraId="3FD78555"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We extracted the medial cortex in the telencephalon as this brain region is considered homologous to the mammalian hippocampus, where spatial cognition is encoded (</w:t>
      </w:r>
      <w:hyperlink w:anchor="ref-naumann2015reptilian">
        <w:r w:rsidRPr="00E00FDF">
          <w:rPr>
            <w:rStyle w:val="Hyperlink"/>
            <w:rFonts w:ascii="Times New Roman" w:hAnsi="Times New Roman" w:cs="Times New Roman"/>
          </w:rPr>
          <w:t>Naumann et al., 2015</w:t>
        </w:r>
      </w:hyperlink>
      <w:r w:rsidRPr="00E00FDF">
        <w:rPr>
          <w:rFonts w:ascii="Times New Roman" w:hAnsi="Times New Roman" w:cs="Times New Roman"/>
        </w:rPr>
        <w:t xml:space="preserve">; </w:t>
      </w:r>
      <w:hyperlink w:anchor="ref-rodríguez2002conservation">
        <w:r w:rsidRPr="00E00FDF">
          <w:rPr>
            <w:rStyle w:val="Hyperlink"/>
            <w:rFonts w:ascii="Times New Roman" w:hAnsi="Times New Roman" w:cs="Times New Roman"/>
          </w:rPr>
          <w:t>Rodrı́guez et al., 2002</w:t>
        </w:r>
      </w:hyperlink>
      <w:r w:rsidRPr="00E00FDF">
        <w:rPr>
          <w:rFonts w:ascii="Times New Roman" w:hAnsi="Times New Roman" w:cs="Times New Roman"/>
        </w:rPr>
        <w:t>). The tissue was transferred to 1X PBS solution and then homogenized mechanically using a 100 µm mesh filter (pluriStrainer). The resultant homogenate was divided into two aliquots: one was used fresh for measuring mitochondrial density, membrane potential - a metric of mitochondrial metabolic capacity (</w:t>
      </w:r>
      <w:hyperlink w:anchor="ref-martinez2016tca">
        <w:r w:rsidRPr="00E00FDF">
          <w:rPr>
            <w:rStyle w:val="Hyperlink"/>
            <w:rFonts w:ascii="Times New Roman" w:hAnsi="Times New Roman" w:cs="Times New Roman"/>
          </w:rPr>
          <w:t>Martı́nez-Reyes et al., 2016</w:t>
        </w:r>
      </w:hyperlink>
      <w:r w:rsidRPr="00E00FDF">
        <w:rPr>
          <w:rFonts w:ascii="Times New Roman" w:hAnsi="Times New Roman" w:cs="Times New Roman"/>
        </w:rPr>
        <w:t>) - and superoxide (ROS) production; and the other was cryopreserved for later measurements of DNA damage and lipid peroxidation.</w:t>
      </w:r>
    </w:p>
    <w:p w14:paraId="3FD78556"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lastRenderedPageBreak/>
        <w:t>Fresh homogenate suspensions were stained with 5 µM MitoTracker Deep Red FM, 2.5 µM MitoTracker Orange CMTMRos, and 50 µM MitoSOX Red. We used these fluorescent probes to assess mitochondrial density, membrane potential, and ROS, respectively. We also added 5 µL of 10 µg/mL Hoechst 33342 Nuclear Viability Dye to each sample to differentiate viable cells from debris. These samples were analyzed in a flow cytometer within 2 hours of brain extraction.</w:t>
      </w:r>
    </w:p>
    <w:p w14:paraId="3FD78557"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The aliquots reserved for oxidative damage assays were stained with 10 µg/mL Hoechst 33342 Nuclear Viability Dye and 100 µM BODIPY 665/676 Lipid Peroxidation Sensor before cryopreservation. These dyes were used to measure cell viability and lipid peroxidation, respectively. The samples were then fixed in 1% Neutral-Buffered Formalin, washed, and preserved in a 1X Tris-EDTA solution with 10% DMSO at -20 °C. On the day of the oxidative damage assays, the samples were thawed, and DMSO was removed. Then, cell membranes were permeabilized in 200 µL of 1X PBS containing 20µM digitonin. Following permeabilization we stained the samples with 20µL of 70µM 8-OHdG Polyclonal Antibody - a marker of DNA damage - and allowed them to incubate overnight at 4 ºC. The following day we counterstained the cells with 20µL of 100 µg/mL H+G Goat Anti-Rabbit Conjugate Antibody with Alexa-Fluor 488 and analyzed the samples using the flow cytometer. Oxidative damage assays were performed within 6 months of the initial preparation of fresh samples.</w:t>
      </w:r>
    </w:p>
    <w:p w14:paraId="3FD78558"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Flow cytometry was performed on a 5-lasers flow cytometer (Becton Dickson LSRFortessa X-20) using the default wavelength filters and a high-throughput plate reader. Detectors and voltage settings for each assay were determined during pilot trials and remained consistent throughout the experiment. Data was processed using FlowJo (v. 10.1) software. We obtained the mean fluorescent intensity for mitochondrial density, metabolic capacity, ROS, DNA damage, and lipid peroxidation. For further details on the homogenization, staining, or flow cytometry assays, </w:t>
      </w:r>
      <w:r w:rsidRPr="00E00FDF">
        <w:rPr>
          <w:rFonts w:ascii="Times New Roman" w:hAnsi="Times New Roman" w:cs="Times New Roman"/>
        </w:rPr>
        <w:lastRenderedPageBreak/>
        <w:t xml:space="preserve">see </w:t>
      </w:r>
      <w:r w:rsidRPr="00E00FDF">
        <w:rPr>
          <w:rFonts w:ascii="Times New Roman" w:hAnsi="Times New Roman" w:cs="Times New Roman"/>
          <w:i/>
          <w:iCs/>
        </w:rPr>
        <w:t>Methods 2: flow cytometry in Supplementary Material</w:t>
      </w:r>
      <w:r w:rsidRPr="00E00FDF">
        <w:rPr>
          <w:rFonts w:ascii="Times New Roman" w:hAnsi="Times New Roman" w:cs="Times New Roman"/>
        </w:rPr>
        <w:t xml:space="preserve">. Sample sizes for DNA damage and lipid peroxidation were smaller than for the other variables because of a plater reader malfunction; however, data was missing randomly and we dealt with missing data in our analyses (see below). We validated that our homogenates contained neurons in a pilot study that used dyes specifically targeting neuronal nuclei (See </w:t>
      </w:r>
      <w:r w:rsidRPr="00E00FDF">
        <w:rPr>
          <w:rFonts w:ascii="Times New Roman" w:hAnsi="Times New Roman" w:cs="Times New Roman"/>
          <w:i/>
          <w:iCs/>
        </w:rPr>
        <w:t>Brain validation in Supplementary Material</w:t>
      </w:r>
      <w:r w:rsidRPr="00E00FDF">
        <w:rPr>
          <w:rFonts w:ascii="Times New Roman" w:hAnsi="Times New Roman" w:cs="Times New Roman"/>
        </w:rPr>
        <w:t>). This pilot study also ensured that our gating strategy identified these neurons using Flow cytometry.</w:t>
      </w:r>
    </w:p>
    <w:p w14:paraId="3FD78559"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26" w:name="statistical-analyses"/>
      <w:bookmarkEnd w:id="24"/>
      <w:r w:rsidRPr="00E00FDF">
        <w:rPr>
          <w:rFonts w:ascii="Times New Roman" w:hAnsi="Times New Roman" w:cs="Times New Roman"/>
          <w:color w:val="000000" w:themeColor="text1"/>
        </w:rPr>
        <w:t>Statistical analyses</w:t>
      </w:r>
    </w:p>
    <w:p w14:paraId="3FD7855A" w14:textId="7C2AA8FC" w:rsidR="001F71F2" w:rsidRPr="00E00FDF" w:rsidRDefault="005861BF" w:rsidP="00B92675">
      <w:pPr>
        <w:pStyle w:val="FirstParagraph"/>
        <w:spacing w:line="480" w:lineRule="auto"/>
        <w:rPr>
          <w:rFonts w:cs="Times New Roman"/>
        </w:rPr>
      </w:pPr>
      <w:r w:rsidRPr="00E00FDF">
        <w:rPr>
          <w:rFonts w:cs="Times New Roman"/>
        </w:rPr>
        <w:t xml:space="preserve">We performed all analyses using the </w:t>
      </w:r>
      <w:r w:rsidRPr="00E00FDF">
        <w:rPr>
          <w:rFonts w:cs="Times New Roman"/>
          <w:i/>
          <w:iCs/>
        </w:rPr>
        <w:t>brm</w:t>
      </w:r>
      <w:r w:rsidRPr="00E00FDF">
        <w:rPr>
          <w:rFonts w:cs="Times New Roman"/>
        </w:rPr>
        <w:t xml:space="preserve"> package (</w:t>
      </w:r>
      <w:hyperlink w:anchor="ref-burkner2017brms">
        <w:r w:rsidRPr="00E00FDF">
          <w:rPr>
            <w:rStyle w:val="Hyperlink"/>
            <w:rFonts w:cs="Times New Roman"/>
          </w:rPr>
          <w:t>Bürkner, 2017</w:t>
        </w:r>
      </w:hyperlink>
      <w:r w:rsidRPr="00E00FDF">
        <w:rPr>
          <w:rFonts w:cs="Times New Roman"/>
        </w:rPr>
        <w:t xml:space="preserve">), which fits Bayesian multilevel models with </w:t>
      </w:r>
      <w:r w:rsidRPr="00E00FDF">
        <w:rPr>
          <w:rFonts w:cs="Times New Roman"/>
          <w:i/>
          <w:iCs/>
        </w:rPr>
        <w:t>Stan</w:t>
      </w:r>
      <w:r w:rsidRPr="00E00FDF">
        <w:rPr>
          <w:rFonts w:cs="Times New Roman"/>
        </w:rPr>
        <w:t xml:space="preserve"> (</w:t>
      </w:r>
      <w:hyperlink w:anchor="ref-stan">
        <w:r w:rsidRPr="00E00FDF">
          <w:rPr>
            <w:rStyle w:val="Hyperlink"/>
            <w:rFonts w:cs="Times New Roman"/>
          </w:rPr>
          <w:t>Stan Development Team, 2024</w:t>
        </w:r>
      </w:hyperlink>
      <w:r w:rsidRPr="00E00FDF">
        <w:rPr>
          <w:rFonts w:cs="Times New Roman"/>
        </w:rPr>
        <w:t>) with R version 4.4.0 (</w:t>
      </w:r>
      <w:hyperlink w:anchor="ref-R">
        <w:r w:rsidRPr="00E00FDF">
          <w:rPr>
            <w:rStyle w:val="Hyperlink"/>
            <w:rFonts w:cs="Times New Roman"/>
          </w:rPr>
          <w:t>R Core Team, 2021</w:t>
        </w:r>
      </w:hyperlink>
      <w:r w:rsidRPr="00E00FDF">
        <w:rPr>
          <w:rFonts w:cs="Times New Roman"/>
        </w:rPr>
        <w:t xml:space="preserve">). We ran a series of univariate and multivariate models to test the effects of early </w:t>
      </w:r>
      <w:ins w:id="27" w:author="Pablo Recio Santiago" w:date="2025-06-12T07:48:00Z" w16du:dateUtc="2025-06-11T21:48:00Z">
        <w:r w:rsidR="00543890" w:rsidRPr="00E00FDF">
          <w:rPr>
            <w:rFonts w:cs="Times New Roman"/>
          </w:rPr>
          <w:t xml:space="preserve">environment </w:t>
        </w:r>
      </w:ins>
      <w:del w:id="28" w:author="Pablo Recio Santiago" w:date="2025-06-12T07:48:00Z" w16du:dateUtc="2025-06-11T21:48:00Z">
        <w:r w:rsidRPr="00E00FDF" w:rsidDel="00543890">
          <w:rPr>
            <w:rFonts w:cs="Times New Roman"/>
            <w:strike/>
          </w:rPr>
          <w:delText>envinonment</w:delText>
        </w:r>
        <w:r w:rsidR="00327C2E" w:rsidRPr="00E00FDF" w:rsidDel="00543890">
          <w:rPr>
            <w:rFonts w:cs="Times New Roman"/>
          </w:rPr>
          <w:delText xml:space="preserve"> </w:delText>
        </w:r>
      </w:del>
      <w:r w:rsidRPr="00E00FDF">
        <w:rPr>
          <w:rFonts w:cs="Times New Roman"/>
        </w:rPr>
        <w:t>on each variable separately plus quantify the relationships between physiology and learning. All models consisted of four MCMC chains of 8000 iterations, with a warmup interval of 2000 iterations.</w:t>
      </w:r>
    </w:p>
    <w:p w14:paraId="3FD7855B" w14:textId="62AA1709"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Univariate models were used to test the effects of early environment on each variable recorded: mitochondrial density, metabolic capacity, ROS, DNA damage, lipid peroxidation, and the number of errors as a measure of learning. In all the models, we included hormone treatment (CORT vs Control), incubation temperature (Cold vs Hot), and their interaction. Sex and age were included in preliminary models and excluded from the final models when they were not significant. For all univariate models, clutch identity was included as a random factor. Mitochondrial-related variables where log-transformed when necessary, and all were mean-</w:t>
      </w:r>
      <w:r w:rsidRPr="00E00FDF">
        <w:rPr>
          <w:rFonts w:ascii="Times New Roman" w:hAnsi="Times New Roman" w:cs="Times New Roman"/>
        </w:rPr>
        <w:lastRenderedPageBreak/>
        <w:t>centered and standardized by dividing them by two times the standard deviation (</w:t>
      </w:r>
      <w:hyperlink w:anchor="ref-gelman2008scaling">
        <w:r w:rsidRPr="00E00FDF">
          <w:rPr>
            <w:rStyle w:val="Hyperlink"/>
            <w:rFonts w:ascii="Times New Roman" w:hAnsi="Times New Roman" w:cs="Times New Roman"/>
          </w:rPr>
          <w:t>Gelman, 2008</w:t>
        </w:r>
      </w:hyperlink>
      <w:r w:rsidRPr="00E00FDF">
        <w:rPr>
          <w:rFonts w:ascii="Times New Roman" w:hAnsi="Times New Roman" w:cs="Times New Roman"/>
        </w:rPr>
        <w:t xml:space="preserve">). These variables </w:t>
      </w:r>
      <w:ins w:id="29" w:author="Pablo Recio Santiago" w:date="2025-06-12T07:49:00Z" w16du:dateUtc="2025-06-11T21:49:00Z">
        <w:r w:rsidR="00543890" w:rsidRPr="00E00FDF">
          <w:rPr>
            <w:rFonts w:ascii="Times New Roman" w:hAnsi="Times New Roman" w:cs="Times New Roman"/>
          </w:rPr>
          <w:t xml:space="preserve">followed </w:t>
        </w:r>
      </w:ins>
      <w:del w:id="30" w:author="Pablo Recio Santiago" w:date="2025-06-12T07:49:00Z" w16du:dateUtc="2025-06-11T21:49:00Z">
        <w:r w:rsidRPr="00E00FDF" w:rsidDel="00543890">
          <w:rPr>
            <w:rFonts w:ascii="Times New Roman" w:hAnsi="Times New Roman" w:cs="Times New Roman"/>
            <w:strike/>
          </w:rPr>
          <w:delText>were considered to</w:delText>
        </w:r>
      </w:del>
      <w:r w:rsidRPr="00E00FDF">
        <w:rPr>
          <w:rFonts w:ascii="Times New Roman" w:hAnsi="Times New Roman" w:cs="Times New Roman"/>
        </w:rPr>
        <w:t>a normal distribution.</w:t>
      </w:r>
    </w:p>
    <w:p w14:paraId="3FD7855C"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Learning was modeled as a function of trial, CORT, temperature, and their three-way interaction. In this model, we included the trial within each level of lizard identity as a random slope. The error structure was modelled using a negative binomial distribution with a logit link function [negbinomial(link = “log”)]. Otherwise, the procedure was as in the other models.</w:t>
      </w:r>
    </w:p>
    <w:p w14:paraId="3FD7855D"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We used the posterior distributions of parameters from these models to test for differences between treatments. Learning slopes were obtained using the ‘trial’ estimates and its interaction with hormone and temperature treatments. Slope estimates less than 0 provide evidence of learning. </w:t>
      </w:r>
      <w:r w:rsidRPr="00E00FDF">
        <w:rPr>
          <w:rFonts w:ascii="Times New Roman" w:hAnsi="Times New Roman" w:cs="Times New Roman"/>
          <w:i/>
          <w:iCs/>
        </w:rPr>
        <w:t>pMCMC</w:t>
      </w:r>
      <w:r w:rsidRPr="00E00FDF">
        <w:rPr>
          <w:rFonts w:ascii="Times New Roman" w:hAnsi="Times New Roman" w:cs="Times New Roman"/>
        </w:rPr>
        <w:t xml:space="preserve"> was used to test the hypothesis that posterior distributions of slopes and slope contrasts differed from zero. We considered an effect statistically significant when </w:t>
      </w:r>
      <w:r w:rsidRPr="00E00FDF">
        <w:rPr>
          <w:rFonts w:ascii="Times New Roman" w:hAnsi="Times New Roman" w:cs="Times New Roman"/>
          <w:i/>
          <w:iCs/>
        </w:rPr>
        <w:t>pMCMC</w:t>
      </w:r>
      <w:r w:rsidRPr="00E00FDF">
        <w:rPr>
          <w:rFonts w:ascii="Times New Roman" w:hAnsi="Times New Roman" w:cs="Times New Roman"/>
        </w:rPr>
        <w:t xml:space="preserve"> &lt;0.05.</w:t>
      </w:r>
    </w:p>
    <w:p w14:paraId="3FD7855E" w14:textId="422B55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We fitted a multivariate structural equation model (SEM) using </w:t>
      </w:r>
      <w:r w:rsidRPr="00E00FDF">
        <w:rPr>
          <w:rFonts w:ascii="Times New Roman" w:hAnsi="Times New Roman" w:cs="Times New Roman"/>
          <w:i/>
          <w:iCs/>
        </w:rPr>
        <w:t>brms</w:t>
      </w:r>
      <w:r w:rsidRPr="00E00FDF">
        <w:rPr>
          <w:rFonts w:ascii="Times New Roman" w:hAnsi="Times New Roman" w:cs="Times New Roman"/>
        </w:rPr>
        <w:t xml:space="preserve"> to explore direct and indirect links between mitochondrial function and learning. The model was structured based on theoretical expectations shown in </w:t>
      </w:r>
      <w:r w:rsidRPr="00E00FDF">
        <w:fldChar w:fldCharType="begin"/>
      </w:r>
      <w:r w:rsidRPr="00E00FDF">
        <w:instrText>HYPERLINK \l "fig-sem" \h</w:instrText>
      </w:r>
      <w:r w:rsidRPr="00E00FDF">
        <w:fldChar w:fldCharType="separate"/>
      </w:r>
      <w:r w:rsidRPr="00E00FDF">
        <w:rPr>
          <w:rStyle w:val="Hyperlink"/>
          <w:rFonts w:ascii="Times New Roman" w:hAnsi="Times New Roman" w:cs="Times New Roman"/>
        </w:rPr>
        <w:t>Fig</w:t>
      </w:r>
      <w:r w:rsidR="00F41936" w:rsidRPr="00E00FDF">
        <w:rPr>
          <w:rStyle w:val="Hyperlink"/>
          <w:rFonts w:ascii="Times New Roman" w:hAnsi="Times New Roman" w:cs="Times New Roman"/>
        </w:rPr>
        <w:t>.</w:t>
      </w:r>
      <w:r w:rsidRPr="00E00FDF">
        <w:rPr>
          <w:rStyle w:val="Hyperlink"/>
          <w:rFonts w:ascii="Times New Roman" w:hAnsi="Times New Roman" w:cs="Times New Roman"/>
        </w:rPr>
        <w:t> </w:t>
      </w:r>
      <w:ins w:id="31" w:author="Pablo Recio Santiago" w:date="2025-06-12T07:52:00Z" w16du:dateUtc="2025-06-11T21:52:00Z">
        <w:r w:rsidR="00543890">
          <w:rPr>
            <w:rStyle w:val="Hyperlink"/>
            <w:rFonts w:ascii="Times New Roman" w:hAnsi="Times New Roman" w:cs="Times New Roman"/>
          </w:rPr>
          <w:t>4</w:t>
        </w:r>
      </w:ins>
      <w:del w:id="32" w:author="Pablo Recio Santiago" w:date="2025-06-12T07:52:00Z" w16du:dateUtc="2025-06-11T21:52:00Z">
        <w:r w:rsidRPr="00E00FDF" w:rsidDel="00543890">
          <w:rPr>
            <w:rStyle w:val="Hyperlink"/>
            <w:rFonts w:ascii="Times New Roman" w:hAnsi="Times New Roman" w:cs="Times New Roman"/>
            <w:strike/>
          </w:rPr>
          <w:delText>3</w:delText>
        </w:r>
      </w:del>
      <w:r w:rsidRPr="00E00FDF">
        <w:fldChar w:fldCharType="end"/>
      </w:r>
      <w:r w:rsidRPr="00E00FDF">
        <w:rPr>
          <w:rFonts w:ascii="Times New Roman" w:hAnsi="Times New Roman" w:cs="Times New Roman"/>
        </w:rPr>
        <w:t>. Any missing data was imputed during model fitting using data augmentation (</w:t>
      </w:r>
      <w:hyperlink w:anchor="ref-noble2021planned">
        <w:r w:rsidRPr="00E00FDF">
          <w:rPr>
            <w:rStyle w:val="Hyperlink"/>
            <w:rFonts w:ascii="Times New Roman" w:hAnsi="Times New Roman" w:cs="Times New Roman"/>
          </w:rPr>
          <w:t>Noble and Nakagawa, 2021</w:t>
        </w:r>
      </w:hyperlink>
      <w:r w:rsidRPr="00E00FDF">
        <w:rPr>
          <w:rFonts w:ascii="Times New Roman" w:hAnsi="Times New Roman" w:cs="Times New Roman"/>
        </w:rPr>
        <w:t xml:space="preserve">), but this was largely restricted to DNA damage and lipid peroxidation. To obtain a measure of learning performance we extracted the posterior distribution of individual learning slopes (i.e., changes in error over time) by including a random trial slope for each lizard. Learning slopes and the rest of variables, were standardized as before (see above). We </w:t>
      </w:r>
      <w:ins w:id="33" w:author="Pablo Recio Santiago" w:date="2025-06-12T07:53:00Z" w16du:dateUtc="2025-06-11T21:53:00Z">
        <w:r w:rsidR="00543890">
          <w:rPr>
            <w:rFonts w:ascii="Times New Roman" w:hAnsi="Times New Roman" w:cs="Times New Roman"/>
          </w:rPr>
          <w:t xml:space="preserve">used a </w:t>
        </w:r>
      </w:ins>
      <w:del w:id="34" w:author="Pablo Recio Santiago" w:date="2025-06-12T07:53:00Z" w16du:dateUtc="2025-06-11T21:53:00Z">
        <w:r w:rsidRPr="00E00FDF" w:rsidDel="00543890">
          <w:rPr>
            <w:rFonts w:ascii="Times New Roman" w:hAnsi="Times New Roman" w:cs="Times New Roman"/>
            <w:strike/>
          </w:rPr>
          <w:delText xml:space="preserve">assumeda </w:delText>
        </w:r>
      </w:del>
      <w:r w:rsidRPr="00E00FDF">
        <w:rPr>
          <w:rFonts w:ascii="Times New Roman" w:hAnsi="Times New Roman" w:cs="Times New Roman"/>
        </w:rPr>
        <w:t>Gaussian error distribution</w:t>
      </w:r>
      <w:r w:rsidR="006A6421" w:rsidRPr="00E00FDF">
        <w:rPr>
          <w:rFonts w:ascii="Times New Roman" w:hAnsi="Times New Roman" w:cs="Times New Roman"/>
        </w:rPr>
        <w:t>s</w:t>
      </w:r>
      <w:r w:rsidRPr="00E00FDF">
        <w:rPr>
          <w:rFonts w:ascii="Times New Roman" w:hAnsi="Times New Roman" w:cs="Times New Roman"/>
        </w:rPr>
        <w:t xml:space="preserve"> for all the variables in this model. Factors found to be non-significant in the univariate models were excluded. Clutch identity remained a random factor in our SEM model. Direct, indirect, and total effects were derived from posterior estimates (</w:t>
      </w:r>
      <w:hyperlink w:anchor="ref-kline2005principles">
        <w:r w:rsidRPr="00E00FDF">
          <w:rPr>
            <w:rStyle w:val="Hyperlink"/>
            <w:rFonts w:ascii="Times New Roman" w:hAnsi="Times New Roman" w:cs="Times New Roman"/>
          </w:rPr>
          <w:t>Kline, 2005</w:t>
        </w:r>
      </w:hyperlink>
      <w:r w:rsidRPr="00E00FDF">
        <w:rPr>
          <w:rFonts w:ascii="Times New Roman" w:hAnsi="Times New Roman" w:cs="Times New Roman"/>
        </w:rPr>
        <w:t xml:space="preserve">) (see </w:t>
      </w:r>
      <w:r w:rsidR="00FE2DEA" w:rsidRPr="00E00FDF">
        <w:rPr>
          <w:rFonts w:ascii="Times New Roman" w:hAnsi="Times New Roman" w:cs="Times New Roman"/>
        </w:rPr>
        <w:t>T</w:t>
      </w:r>
      <w:r w:rsidRPr="00E00FDF">
        <w:rPr>
          <w:rFonts w:ascii="Times New Roman" w:hAnsi="Times New Roman" w:cs="Times New Roman"/>
        </w:rPr>
        <w:t>able S4).</w:t>
      </w:r>
    </w:p>
    <w:p w14:paraId="3FD7855F" w14:textId="77777777" w:rsidR="001F71F2" w:rsidRPr="00E00FDF" w:rsidRDefault="005861BF" w:rsidP="00B92675">
      <w:pPr>
        <w:pStyle w:val="Heading2"/>
        <w:spacing w:line="480" w:lineRule="auto"/>
        <w:rPr>
          <w:rFonts w:cs="Times New Roman"/>
        </w:rPr>
      </w:pPr>
      <w:bookmarkStart w:id="35" w:name="results"/>
      <w:bookmarkEnd w:id="6"/>
      <w:bookmarkEnd w:id="26"/>
      <w:r w:rsidRPr="00E00FDF">
        <w:rPr>
          <w:rFonts w:cs="Times New Roman"/>
        </w:rPr>
        <w:lastRenderedPageBreak/>
        <w:t>Results</w:t>
      </w:r>
    </w:p>
    <w:p w14:paraId="3FD78560" w14:textId="77777777" w:rsidR="001F71F2" w:rsidRPr="00E00FDF" w:rsidRDefault="005861BF" w:rsidP="00B92675">
      <w:pPr>
        <w:pStyle w:val="FirstParagraph"/>
        <w:spacing w:line="480" w:lineRule="auto"/>
        <w:rPr>
          <w:rFonts w:cs="Times New Roman"/>
        </w:rPr>
      </w:pPr>
      <w:r w:rsidRPr="00E00FDF">
        <w:rPr>
          <w:rFonts w:cs="Times New Roman"/>
        </w:rPr>
        <w:t>We started with 80 lizards - 20 per treatment - from 33 clutches. However, due to natural mortality, only 79 lizards were included in the learning analyses, and 78 in the mitochondrial analyses. We provide final sample sizes in all our figures.</w:t>
      </w:r>
    </w:p>
    <w:tbl>
      <w:tblPr>
        <w:tblStyle w:val="Table"/>
        <w:tblW w:w="5000" w:type="pct"/>
        <w:tblLook w:val="0000" w:firstRow="0" w:lastRow="0" w:firstColumn="0" w:lastColumn="0" w:noHBand="0" w:noVBand="0"/>
      </w:tblPr>
      <w:tblGrid>
        <w:gridCol w:w="9360"/>
      </w:tblGrid>
      <w:tr w:rsidR="001F71F2" w:rsidRPr="00E00FDF" w14:paraId="3FD78563" w14:textId="77777777">
        <w:tc>
          <w:tcPr>
            <w:tcW w:w="0" w:type="auto"/>
          </w:tcPr>
          <w:p w14:paraId="3FD78562" w14:textId="20F8042D" w:rsidR="001F71F2" w:rsidRPr="00E00FDF" w:rsidRDefault="001F71F2" w:rsidP="002E5540">
            <w:pPr>
              <w:jc w:val="center"/>
            </w:pPr>
            <w:bookmarkStart w:id="36" w:name="fig-learning"/>
          </w:p>
        </w:tc>
        <w:bookmarkEnd w:id="36"/>
      </w:tr>
    </w:tbl>
    <w:p w14:paraId="3FD78564" w14:textId="2FB065DF"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 xml:space="preserve">We found that the lizards improved their choices over time, making less mistakes as the trials progressed (see </w:t>
      </w:r>
      <w:r w:rsidRPr="00E00FDF">
        <w:fldChar w:fldCharType="begin"/>
      </w:r>
      <w:r w:rsidRPr="00E00FDF">
        <w:instrText>HYPERLINK \l "fig-learning" \h</w:instrText>
      </w:r>
      <w:r w:rsidRPr="00E00FDF">
        <w:fldChar w:fldCharType="separate"/>
      </w:r>
      <w:r w:rsidRPr="00E00FDF">
        <w:rPr>
          <w:rStyle w:val="Hyperlink"/>
          <w:rFonts w:ascii="Times New Roman" w:hAnsi="Times New Roman" w:cs="Times New Roman"/>
        </w:rPr>
        <w:t>Fig</w:t>
      </w:r>
      <w:r w:rsidR="006D2C2C" w:rsidRPr="00E00FDF">
        <w:rPr>
          <w:rStyle w:val="Hyperlink"/>
          <w:rFonts w:ascii="Times New Roman" w:hAnsi="Times New Roman" w:cs="Times New Roman"/>
        </w:rPr>
        <w:t>.</w:t>
      </w:r>
      <w:r w:rsidRPr="00E00FDF">
        <w:rPr>
          <w:rStyle w:val="Hyperlink"/>
          <w:rFonts w:ascii="Times New Roman" w:hAnsi="Times New Roman" w:cs="Times New Roman"/>
        </w:rPr>
        <w:t> </w:t>
      </w:r>
      <w:ins w:id="37" w:author="Pablo Recio Santiago" w:date="2025-06-12T07:54:00Z" w16du:dateUtc="2025-06-11T21:54:00Z">
        <w:r w:rsidR="00543890">
          <w:rPr>
            <w:rStyle w:val="Hyperlink"/>
            <w:rFonts w:ascii="Times New Roman" w:hAnsi="Times New Roman" w:cs="Times New Roman"/>
          </w:rPr>
          <w:t>2</w:t>
        </w:r>
      </w:ins>
      <w:ins w:id="38" w:author="Pablo Recio Santiago" w:date="2025-06-12T07:53:00Z" w16du:dateUtc="2025-06-11T21:53:00Z">
        <w:r w:rsidR="00543890" w:rsidRPr="00E00FDF" w:rsidDel="00543890">
          <w:rPr>
            <w:rStyle w:val="Hyperlink"/>
            <w:rFonts w:ascii="Times New Roman" w:hAnsi="Times New Roman" w:cs="Times New Roman"/>
            <w:strike/>
          </w:rPr>
          <w:t xml:space="preserve"> </w:t>
        </w:r>
      </w:ins>
      <w:del w:id="39" w:author="Pablo Recio Santiago" w:date="2025-06-12T07:53:00Z" w16du:dateUtc="2025-06-11T21:53:00Z">
        <w:r w:rsidRPr="00E00FDF" w:rsidDel="00543890">
          <w:rPr>
            <w:rStyle w:val="Hyperlink"/>
            <w:rFonts w:ascii="Times New Roman" w:hAnsi="Times New Roman" w:cs="Times New Roman"/>
            <w:strike/>
          </w:rPr>
          <w:delText>1</w:delText>
        </w:r>
      </w:del>
      <w:r w:rsidRPr="00E00FDF">
        <w:fldChar w:fldCharType="end"/>
      </w:r>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 xml:space="preserve">able S1). However, the learning rate was not influenced by CORT, temperature, or their interaction (see contrasts in </w:t>
      </w:r>
      <w:r w:rsidR="00FE2DEA" w:rsidRPr="00E00FDF">
        <w:rPr>
          <w:rFonts w:ascii="Times New Roman" w:hAnsi="Times New Roman" w:cs="Times New Roman"/>
        </w:rPr>
        <w:t>T</w:t>
      </w:r>
      <w:r w:rsidRPr="00E00FDF">
        <w:rPr>
          <w:rFonts w:ascii="Times New Roman" w:hAnsi="Times New Roman" w:cs="Times New Roman"/>
        </w:rPr>
        <w:t>able S2).</w:t>
      </w:r>
    </w:p>
    <w:p w14:paraId="3FD78565" w14:textId="5B556F7A"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 xml:space="preserve">Mitochondrial density, metabolic capacity, ROS, DNA damage, and lipid peroxidation were also not affected by prenatal conditions (see </w:t>
      </w:r>
      <w:r w:rsidRPr="00E00FDF">
        <w:fldChar w:fldCharType="begin"/>
      </w:r>
      <w:r w:rsidRPr="00E00FDF">
        <w:instrText>HYPERLINK \l "fig-results_mit" \h</w:instrText>
      </w:r>
      <w:r w:rsidRPr="00E00FDF">
        <w:fldChar w:fldCharType="separate"/>
      </w:r>
      <w:r w:rsidRPr="00E00FDF">
        <w:rPr>
          <w:rStyle w:val="Hyperlink"/>
          <w:rFonts w:ascii="Times New Roman" w:hAnsi="Times New Roman" w:cs="Times New Roman"/>
        </w:rPr>
        <w:t>Fig</w:t>
      </w:r>
      <w:r w:rsidR="006D2C2C" w:rsidRPr="00E00FDF">
        <w:rPr>
          <w:rStyle w:val="Hyperlink"/>
          <w:rFonts w:ascii="Times New Roman" w:hAnsi="Times New Roman" w:cs="Times New Roman"/>
        </w:rPr>
        <w:t>.</w:t>
      </w:r>
      <w:r w:rsidRPr="00E00FDF">
        <w:rPr>
          <w:rStyle w:val="Hyperlink"/>
          <w:rFonts w:ascii="Times New Roman" w:hAnsi="Times New Roman" w:cs="Times New Roman"/>
        </w:rPr>
        <w:t> </w:t>
      </w:r>
      <w:ins w:id="40" w:author="Pablo Recio Santiago" w:date="2025-06-12T07:54:00Z" w16du:dateUtc="2025-06-11T21:54:00Z">
        <w:r w:rsidR="00543890">
          <w:rPr>
            <w:rStyle w:val="Hyperlink"/>
            <w:rFonts w:ascii="Times New Roman" w:hAnsi="Times New Roman" w:cs="Times New Roman"/>
          </w:rPr>
          <w:t>3</w:t>
        </w:r>
      </w:ins>
      <w:del w:id="41" w:author="Pablo Recio Santiago" w:date="2025-06-12T07:54:00Z" w16du:dateUtc="2025-06-11T21:54:00Z">
        <w:r w:rsidRPr="00E00FDF" w:rsidDel="00543890">
          <w:rPr>
            <w:rStyle w:val="Hyperlink"/>
            <w:rFonts w:ascii="Times New Roman" w:hAnsi="Times New Roman" w:cs="Times New Roman"/>
            <w:strike/>
          </w:rPr>
          <w:delText>2</w:delText>
        </w:r>
      </w:del>
      <w:r w:rsidRPr="00E00FDF">
        <w:fldChar w:fldCharType="end"/>
      </w:r>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 xml:space="preserve">able S2). We did not find effects of sex and age on mitochondrial physiology (see </w:t>
      </w:r>
      <w:r w:rsidR="00FE2DEA" w:rsidRPr="00E00FDF">
        <w:rPr>
          <w:rFonts w:ascii="Times New Roman" w:hAnsi="Times New Roman" w:cs="Times New Roman"/>
        </w:rPr>
        <w:t>T</w:t>
      </w:r>
      <w:r w:rsidRPr="00E00FDF">
        <w:rPr>
          <w:rFonts w:ascii="Times New Roman" w:hAnsi="Times New Roman" w:cs="Times New Roman"/>
        </w:rPr>
        <w:t>ables S5-S9).</w:t>
      </w:r>
    </w:p>
    <w:tbl>
      <w:tblPr>
        <w:tblStyle w:val="Table"/>
        <w:tblW w:w="5000" w:type="pct"/>
        <w:tblLook w:val="0000" w:firstRow="0" w:lastRow="0" w:firstColumn="0" w:lastColumn="0" w:noHBand="0" w:noVBand="0"/>
      </w:tblPr>
      <w:tblGrid>
        <w:gridCol w:w="9360"/>
      </w:tblGrid>
      <w:tr w:rsidR="001F71F2" w:rsidRPr="00E00FDF" w14:paraId="3FD78568" w14:textId="77777777">
        <w:tc>
          <w:tcPr>
            <w:tcW w:w="0" w:type="auto"/>
          </w:tcPr>
          <w:p w14:paraId="3FD78567" w14:textId="3BF4655C" w:rsidR="001F71F2" w:rsidRPr="00E00FDF" w:rsidRDefault="001F71F2" w:rsidP="002E5540">
            <w:pPr>
              <w:spacing w:line="480" w:lineRule="auto"/>
            </w:pPr>
            <w:bookmarkStart w:id="42" w:name="fig-results_mit"/>
          </w:p>
        </w:tc>
        <w:bookmarkEnd w:id="42"/>
      </w:tr>
    </w:tbl>
    <w:p w14:paraId="3FD78569" w14:textId="0ECF2287"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 xml:space="preserve">Our SEM showed that mitochondrial physiology was unrelated to learning abilities (see </w:t>
      </w:r>
      <w:r w:rsidRPr="00E00FDF">
        <w:fldChar w:fldCharType="begin"/>
      </w:r>
      <w:r w:rsidRPr="00E00FDF">
        <w:instrText>HYPERLINK \l "fig-sem" \h</w:instrText>
      </w:r>
      <w:r w:rsidRPr="00E00FDF">
        <w:fldChar w:fldCharType="separate"/>
      </w:r>
      <w:r w:rsidRPr="00E00FDF">
        <w:rPr>
          <w:rStyle w:val="Hyperlink"/>
          <w:rFonts w:ascii="Times New Roman" w:hAnsi="Times New Roman" w:cs="Times New Roman"/>
        </w:rPr>
        <w:t>Fi</w:t>
      </w:r>
      <w:r w:rsidR="007432A2" w:rsidRPr="00E00FDF">
        <w:rPr>
          <w:rStyle w:val="Hyperlink"/>
          <w:rFonts w:ascii="Times New Roman" w:hAnsi="Times New Roman" w:cs="Times New Roman"/>
        </w:rPr>
        <w:t>g.</w:t>
      </w:r>
      <w:r w:rsidRPr="00E00FDF">
        <w:rPr>
          <w:rStyle w:val="Hyperlink"/>
          <w:rFonts w:ascii="Times New Roman" w:hAnsi="Times New Roman" w:cs="Times New Roman"/>
        </w:rPr>
        <w:t> </w:t>
      </w:r>
      <w:ins w:id="43" w:author="Pablo Recio Santiago" w:date="2025-06-12T07:55:00Z" w16du:dateUtc="2025-06-11T21:55:00Z">
        <w:r w:rsidR="00543890">
          <w:rPr>
            <w:rStyle w:val="Hyperlink"/>
            <w:rFonts w:ascii="Times New Roman" w:hAnsi="Times New Roman" w:cs="Times New Roman"/>
          </w:rPr>
          <w:t>4</w:t>
        </w:r>
      </w:ins>
      <w:del w:id="44" w:author="Pablo Recio Santiago" w:date="2025-06-12T07:55:00Z" w16du:dateUtc="2025-06-11T21:55:00Z">
        <w:r w:rsidRPr="00E00FDF" w:rsidDel="00543890">
          <w:rPr>
            <w:rStyle w:val="Hyperlink"/>
            <w:rFonts w:ascii="Times New Roman" w:hAnsi="Times New Roman" w:cs="Times New Roman"/>
            <w:strike/>
          </w:rPr>
          <w:delText>3</w:delText>
        </w:r>
      </w:del>
      <w:r w:rsidRPr="00E00FDF">
        <w:fldChar w:fldCharType="end"/>
      </w:r>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 xml:space="preserve">able S4). While we found that ROS production increased with metabolic capacity (β = 1.090, 95% CI = [0.316, 1.862], </w:t>
      </w:r>
      <w:r w:rsidRPr="00E00FDF">
        <w:rPr>
          <w:rFonts w:ascii="Times New Roman" w:hAnsi="Times New Roman" w:cs="Times New Roman"/>
          <w:i/>
          <w:iCs/>
        </w:rPr>
        <w:t>pMCMC</w:t>
      </w:r>
      <w:r w:rsidRPr="00E00FDF">
        <w:rPr>
          <w:rFonts w:ascii="Times New Roman" w:hAnsi="Times New Roman" w:cs="Times New Roman"/>
        </w:rPr>
        <w:t xml:space="preserve"> &lt; 0.05), ROS was not related to oxidative damage (see </w:t>
      </w:r>
      <w:r w:rsidRPr="00E00FDF">
        <w:fldChar w:fldCharType="begin"/>
      </w:r>
      <w:r w:rsidRPr="00E00FDF">
        <w:instrText>HYPERLINK \l "fig-sem" \h</w:instrText>
      </w:r>
      <w:r w:rsidRPr="00E00FDF">
        <w:fldChar w:fldCharType="separate"/>
      </w:r>
      <w:r w:rsidRPr="00E00FDF">
        <w:rPr>
          <w:rStyle w:val="Hyperlink"/>
          <w:rFonts w:ascii="Times New Roman" w:hAnsi="Times New Roman" w:cs="Times New Roman"/>
        </w:rPr>
        <w:t>Fig</w:t>
      </w:r>
      <w:r w:rsidR="007432A2" w:rsidRPr="00E00FDF">
        <w:rPr>
          <w:rStyle w:val="Hyperlink"/>
          <w:rFonts w:ascii="Times New Roman" w:hAnsi="Times New Roman" w:cs="Times New Roman"/>
        </w:rPr>
        <w:t>.</w:t>
      </w:r>
      <w:r w:rsidRPr="00E00FDF">
        <w:rPr>
          <w:rStyle w:val="Hyperlink"/>
          <w:rFonts w:ascii="Times New Roman" w:hAnsi="Times New Roman" w:cs="Times New Roman"/>
        </w:rPr>
        <w:t> </w:t>
      </w:r>
      <w:ins w:id="45" w:author="Pablo Recio Santiago" w:date="2025-06-12T07:55:00Z" w16du:dateUtc="2025-06-11T21:55:00Z">
        <w:r w:rsidR="00543890">
          <w:rPr>
            <w:rStyle w:val="Hyperlink"/>
            <w:rFonts w:ascii="Times New Roman" w:hAnsi="Times New Roman" w:cs="Times New Roman"/>
          </w:rPr>
          <w:t>4</w:t>
        </w:r>
      </w:ins>
      <w:del w:id="46" w:author="Pablo Recio Santiago" w:date="2025-06-12T07:55:00Z" w16du:dateUtc="2025-06-11T21:55:00Z">
        <w:r w:rsidRPr="00E00FDF" w:rsidDel="00543890">
          <w:rPr>
            <w:rStyle w:val="Hyperlink"/>
            <w:rFonts w:ascii="Times New Roman" w:hAnsi="Times New Roman" w:cs="Times New Roman"/>
            <w:strike/>
          </w:rPr>
          <w:delText>3</w:delText>
        </w:r>
      </w:del>
      <w:r w:rsidRPr="00E00FDF">
        <w:fldChar w:fldCharType="end"/>
      </w:r>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able S4).</w:t>
      </w:r>
    </w:p>
    <w:tbl>
      <w:tblPr>
        <w:tblStyle w:val="Table"/>
        <w:tblW w:w="5000" w:type="pct"/>
        <w:tblLook w:val="0000" w:firstRow="0" w:lastRow="0" w:firstColumn="0" w:lastColumn="0" w:noHBand="0" w:noVBand="0"/>
      </w:tblPr>
      <w:tblGrid>
        <w:gridCol w:w="9360"/>
      </w:tblGrid>
      <w:tr w:rsidR="001F71F2" w:rsidRPr="00E00FDF" w14:paraId="3FD7856C" w14:textId="77777777">
        <w:tc>
          <w:tcPr>
            <w:tcW w:w="0" w:type="auto"/>
          </w:tcPr>
          <w:p w14:paraId="3FD7856B" w14:textId="5BDD2739" w:rsidR="001F71F2" w:rsidRPr="00E00FDF" w:rsidRDefault="001F71F2" w:rsidP="002E5540">
            <w:pPr>
              <w:spacing w:line="480" w:lineRule="auto"/>
            </w:pPr>
            <w:bookmarkStart w:id="47" w:name="fig-sem"/>
          </w:p>
        </w:tc>
        <w:bookmarkEnd w:id="47"/>
      </w:tr>
    </w:tbl>
    <w:p w14:paraId="3FD7856D" w14:textId="77777777" w:rsidR="001F71F2" w:rsidRPr="00E00FDF" w:rsidRDefault="005861BF" w:rsidP="005861BF">
      <w:pPr>
        <w:pStyle w:val="Heading2"/>
        <w:spacing w:line="480" w:lineRule="auto"/>
        <w:rPr>
          <w:rFonts w:cs="Times New Roman"/>
        </w:rPr>
      </w:pPr>
      <w:bookmarkStart w:id="48" w:name="discussion"/>
      <w:bookmarkEnd w:id="35"/>
      <w:r w:rsidRPr="00E00FDF">
        <w:rPr>
          <w:rFonts w:cs="Times New Roman"/>
        </w:rPr>
        <w:t>Discussion</w:t>
      </w:r>
    </w:p>
    <w:p w14:paraId="3FD7856E" w14:textId="77777777" w:rsidR="001F71F2" w:rsidRPr="00E00FDF" w:rsidRDefault="005861BF" w:rsidP="005861BF">
      <w:pPr>
        <w:pStyle w:val="FirstParagraph"/>
        <w:spacing w:line="480" w:lineRule="auto"/>
        <w:rPr>
          <w:rFonts w:cs="Times New Roman"/>
        </w:rPr>
      </w:pPr>
      <w:r w:rsidRPr="00E00FDF">
        <w:rPr>
          <w:rFonts w:cs="Times New Roman"/>
        </w:rPr>
        <w:t xml:space="preserve">Lizards were able to learn a complex spatial task with marked improvements over time in their ability to choose the correct location. However, learning was neither influenced by prenatal </w:t>
      </w:r>
      <w:r w:rsidRPr="00E00FDF">
        <w:rPr>
          <w:rFonts w:cs="Times New Roman"/>
        </w:rPr>
        <w:lastRenderedPageBreak/>
        <w:t xml:space="preserve">conditions nor linked to mitochondrial function in the medial cortex, counter to what we predicted. Despite ROS increasing with greater metabolic capacity as expected, this did not result in a corresponding increase in oxidative damage in the medial cortex in </w:t>
      </w:r>
      <w:r w:rsidRPr="00E00FDF">
        <w:rPr>
          <w:rFonts w:cs="Times New Roman"/>
          <w:i/>
          <w:iCs/>
        </w:rPr>
        <w:t>L. delicata</w:t>
      </w:r>
      <w:r w:rsidRPr="00E00FDF">
        <w:rPr>
          <w:rFonts w:cs="Times New Roman"/>
        </w:rPr>
        <w:t>. We discuss our results in relation to existing work exploring the underlying mechanisms of learning and how early environments impact it below.</w:t>
      </w:r>
    </w:p>
    <w:p w14:paraId="3FD7856F" w14:textId="77777777" w:rsidR="001F71F2" w:rsidRPr="00E00FDF" w:rsidRDefault="005861BF" w:rsidP="005861BF">
      <w:pPr>
        <w:pStyle w:val="Heading4"/>
        <w:spacing w:line="480" w:lineRule="auto"/>
        <w:rPr>
          <w:rFonts w:ascii="Times New Roman" w:hAnsi="Times New Roman" w:cs="Times New Roman"/>
          <w:color w:val="000000" w:themeColor="text1"/>
        </w:rPr>
      </w:pPr>
      <w:bookmarkStart w:id="49" w:name="X352bcdbc686340e594dba397e3fd237e3711b43"/>
      <w:r w:rsidRPr="00E00FDF">
        <w:rPr>
          <w:rFonts w:ascii="Times New Roman" w:hAnsi="Times New Roman" w:cs="Times New Roman"/>
          <w:color w:val="000000" w:themeColor="text1"/>
        </w:rPr>
        <w:t>Spatial learning is robust to prenatal conditions</w:t>
      </w:r>
    </w:p>
    <w:p w14:paraId="3FD78570" w14:textId="77777777" w:rsidR="001F71F2" w:rsidRDefault="005861BF" w:rsidP="005861BF">
      <w:pPr>
        <w:pStyle w:val="FirstParagraph"/>
        <w:spacing w:line="480" w:lineRule="auto"/>
        <w:rPr>
          <w:ins w:id="50" w:author="Pablo Recio Santiago" w:date="2025-06-12T08:06:00Z" w16du:dateUtc="2025-06-11T22:06:00Z"/>
          <w:rFonts w:cs="Times New Roman"/>
        </w:rPr>
      </w:pPr>
      <w:r w:rsidRPr="00E00FDF">
        <w:rPr>
          <w:rFonts w:cs="Times New Roman"/>
        </w:rPr>
        <w:t>Lizards exhibited clear evidence for learning, but learning rates were not influenced by prenatal CORT or temperature as we predicted, contrasting with findings in other taxa where incubation temperature and prenatal GCs impacted learning and brain development (</w:t>
      </w:r>
      <w:hyperlink w:anchor="ref-amiel_hotter_2012">
        <w:r w:rsidRPr="00E00FDF">
          <w:rPr>
            <w:rStyle w:val="Hyperlink"/>
            <w:rFonts w:cs="Times New Roman"/>
          </w:rPr>
          <w:t>Amiel and Shine, 2012</w:t>
        </w:r>
      </w:hyperlink>
      <w:r w:rsidRPr="00E00FDF">
        <w:rPr>
          <w:rFonts w:cs="Times New Roman"/>
        </w:rPr>
        <w:t xml:space="preserve">; </w:t>
      </w:r>
      <w:hyperlink w:anchor="ref-amiel_effects_2017">
        <w:r w:rsidRPr="00E00FDF">
          <w:rPr>
            <w:rStyle w:val="Hyperlink"/>
            <w:rFonts w:cs="Times New Roman"/>
          </w:rPr>
          <w:t>Amiel et al., 2017</w:t>
        </w:r>
      </w:hyperlink>
      <w:r w:rsidRPr="00E00FDF">
        <w:rPr>
          <w:rFonts w:cs="Times New Roman"/>
        </w:rPr>
        <w:t xml:space="preserve">; </w:t>
      </w:r>
      <w:hyperlink w:anchor="ref-dayananda_incubation_2017">
        <w:r w:rsidRPr="00E00FDF">
          <w:rPr>
            <w:rStyle w:val="Hyperlink"/>
            <w:rFonts w:cs="Times New Roman"/>
          </w:rPr>
          <w:t>Dayananda and Webb, 2017</w:t>
        </w:r>
      </w:hyperlink>
      <w:r w:rsidRPr="00E00FDF">
        <w:rPr>
          <w:rFonts w:cs="Times New Roman"/>
        </w:rPr>
        <w:t xml:space="preserve">; </w:t>
      </w:r>
      <w:hyperlink w:anchor="ref-lemaire_prenatal_2000">
        <w:r w:rsidRPr="00E00FDF">
          <w:rPr>
            <w:rStyle w:val="Hyperlink"/>
            <w:rFonts w:cs="Times New Roman"/>
          </w:rPr>
          <w:t>Lemaire et al., 2000</w:t>
        </w:r>
      </w:hyperlink>
      <w:r w:rsidRPr="00E00FDF">
        <w:rPr>
          <w:rFonts w:cs="Times New Roman"/>
        </w:rPr>
        <w:t xml:space="preserve">; </w:t>
      </w:r>
      <w:hyperlink w:anchor="ref-zhu_prenatal_2004">
        <w:r w:rsidRPr="00E00FDF">
          <w:rPr>
            <w:rStyle w:val="Hyperlink"/>
            <w:rFonts w:cs="Times New Roman"/>
          </w:rPr>
          <w:t>Zhu et al., 2004</w:t>
        </w:r>
      </w:hyperlink>
      <w:r w:rsidRPr="00E00FDF">
        <w:rPr>
          <w:rFonts w:cs="Times New Roman"/>
        </w:rPr>
        <w:t xml:space="preserve">). Our results suggest that spatial learning abilities in </w:t>
      </w:r>
      <w:r w:rsidRPr="00E00FDF">
        <w:rPr>
          <w:rFonts w:cs="Times New Roman"/>
          <w:i/>
          <w:iCs/>
        </w:rPr>
        <w:t>L. delicata</w:t>
      </w:r>
      <w:r w:rsidRPr="00E00FDF">
        <w:rPr>
          <w:rFonts w:cs="Times New Roman"/>
        </w:rPr>
        <w:t xml:space="preserve"> are buffered from adverse early environmental conditions, consistent with our previous findings showing that behavioural flexibility in this species is also unaffected by prenatal CORT or temperature (</w:t>
      </w:r>
      <w:hyperlink w:anchor="ref-recio2025early">
        <w:r w:rsidRPr="00E00FDF">
          <w:rPr>
            <w:rStyle w:val="Hyperlink"/>
            <w:rFonts w:cs="Times New Roman"/>
          </w:rPr>
          <w:t>Recio et al., 2025</w:t>
        </w:r>
      </w:hyperlink>
      <w:r w:rsidRPr="00E00FDF">
        <w:rPr>
          <w:rFonts w:cs="Times New Roman"/>
        </w:rPr>
        <w:t xml:space="preserve">). </w:t>
      </w:r>
      <w:r w:rsidRPr="00E00FDF">
        <w:rPr>
          <w:rFonts w:cs="Times New Roman"/>
          <w:i/>
          <w:iCs/>
        </w:rPr>
        <w:t>L. delicata</w:t>
      </w:r>
      <w:r w:rsidRPr="00E00FDF">
        <w:rPr>
          <w:rFonts w:cs="Times New Roman"/>
        </w:rPr>
        <w:t>’s resilience may stem from the relevance of spatial cognition in lizards. For example, spatial learning in velvet geckos (</w:t>
      </w:r>
      <w:r w:rsidRPr="00E00FDF">
        <w:rPr>
          <w:rFonts w:cs="Times New Roman"/>
          <w:i/>
          <w:iCs/>
        </w:rPr>
        <w:t>Amalosia lesueurii</w:t>
      </w:r>
      <w:r w:rsidRPr="00E00FDF">
        <w:rPr>
          <w:rFonts w:cs="Times New Roman"/>
        </w:rPr>
        <w:t>) enhances survival in the wild (</w:t>
      </w:r>
      <w:hyperlink w:anchor="ref-dayananda_incubation_2017">
        <w:r w:rsidRPr="00E00FDF">
          <w:rPr>
            <w:rStyle w:val="Hyperlink"/>
            <w:rFonts w:cs="Times New Roman"/>
          </w:rPr>
          <w:t>Dayananda and Webb, 2017</w:t>
        </w:r>
      </w:hyperlink>
      <w:r w:rsidRPr="00E00FDF">
        <w:rPr>
          <w:rFonts w:cs="Times New Roman"/>
        </w:rPr>
        <w:t xml:space="preserve">). Future studies should investigate the mechanisms underlying this robustness and the role of cognition in </w:t>
      </w:r>
      <w:r w:rsidRPr="00E00FDF">
        <w:rPr>
          <w:rFonts w:cs="Times New Roman"/>
          <w:i/>
          <w:iCs/>
        </w:rPr>
        <w:t>L. delicata</w:t>
      </w:r>
      <w:r w:rsidRPr="00E00FDF">
        <w:rPr>
          <w:rFonts w:cs="Times New Roman"/>
        </w:rPr>
        <w:t>’s fitness.</w:t>
      </w:r>
    </w:p>
    <w:p w14:paraId="715CAB07" w14:textId="45E3B3C1" w:rsidR="00245B26" w:rsidRPr="00245B26" w:rsidRDefault="00245B26" w:rsidP="00245B26">
      <w:pPr>
        <w:pStyle w:val="BodyText"/>
        <w:spacing w:line="480" w:lineRule="auto"/>
        <w:pPrChange w:id="51" w:author="Pablo Recio Santiago" w:date="2025-06-12T08:06:00Z" w16du:dateUtc="2025-06-11T22:06:00Z">
          <w:pPr>
            <w:pStyle w:val="FirstParagraph"/>
            <w:spacing w:line="480" w:lineRule="auto"/>
          </w:pPr>
        </w:pPrChange>
      </w:pPr>
      <w:ins w:id="52" w:author="Pablo Recio Santiago" w:date="2025-06-12T08:06:00Z" w16du:dateUtc="2025-06-11T22:06:00Z">
        <w:r w:rsidRPr="00E00FDF">
          <w:rPr>
            <w:rFonts w:ascii="Times New Roman" w:eastAsia="Times New Roman" w:hAnsi="Times New Roman" w:cs="Times New Roman"/>
            <w:lang w:eastAsia="en-GB"/>
          </w:rPr>
          <w:t xml:space="preserve">Alternatively, the experimental treatments may not have been sufficiently challenging to elicit detectable effects, and the apparent resilience observed in </w:t>
        </w:r>
        <w:r w:rsidRPr="00E00FDF">
          <w:rPr>
            <w:rFonts w:ascii="Times New Roman" w:eastAsia="Times New Roman" w:hAnsi="Times New Roman" w:cs="Times New Roman"/>
            <w:i/>
            <w:iCs/>
            <w:lang w:eastAsia="en-GB"/>
          </w:rPr>
          <w:t>L. delicata</w:t>
        </w:r>
        <w:r w:rsidRPr="00E00FDF">
          <w:rPr>
            <w:rFonts w:ascii="Times New Roman" w:eastAsia="Times New Roman" w:hAnsi="Times New Roman" w:cs="Times New Roman"/>
            <w:lang w:eastAsia="en-GB"/>
          </w:rPr>
          <w:t xml:space="preserve"> may reflect the relatively mild nature of the prenatal conditions. However, our CORT treatment elevated CORT levels in eggs above two standard deviations the natural mean concentration (Crino et al., 2024), while our thermal regimes were both beyond the </w:t>
        </w:r>
        <w:proofErr w:type="spellStart"/>
        <w:r w:rsidRPr="00E00FDF">
          <w:rPr>
            <w:rFonts w:ascii="Times New Roman" w:eastAsia="Times New Roman" w:hAnsi="Times New Roman" w:cs="Times New Roman"/>
            <w:lang w:eastAsia="en-GB"/>
          </w:rPr>
          <w:t>T</w:t>
        </w:r>
        <w:r w:rsidRPr="00E00FDF">
          <w:rPr>
            <w:rFonts w:ascii="Times New Roman" w:eastAsia="Times New Roman" w:hAnsi="Times New Roman" w:cs="Times New Roman"/>
            <w:vertAlign w:val="subscript"/>
            <w:lang w:eastAsia="en-GB"/>
          </w:rPr>
          <w:t>opt</w:t>
        </w:r>
        <w:proofErr w:type="spellEnd"/>
        <w:r w:rsidRPr="00E00FDF">
          <w:rPr>
            <w:rFonts w:ascii="Times New Roman" w:eastAsia="Times New Roman" w:hAnsi="Times New Roman" w:cs="Times New Roman"/>
            <w:lang w:eastAsia="en-GB"/>
          </w:rPr>
          <w:t xml:space="preserve"> in this species (Pettersen et al., 2023) and yet </w:t>
        </w:r>
        <w:r w:rsidRPr="00E00FDF">
          <w:rPr>
            <w:rFonts w:ascii="Times New Roman" w:eastAsia="Times New Roman" w:hAnsi="Times New Roman" w:cs="Times New Roman"/>
            <w:lang w:eastAsia="en-GB"/>
          </w:rPr>
          <w:lastRenderedPageBreak/>
          <w:t xml:space="preserve">within the range of nesting temperatures in the wild (Cheetham et al., 2011). Therefore, we consider that our manipulations represent biologically relevant, ecologically realistic stressors. Nonetheless, future studies could explore whether more extreme conditions, such as prolonged exposure elevated CORT or incubation temperatures beyond the natural nesting limits would affect brain function and cognition in </w:t>
        </w:r>
        <w:r w:rsidRPr="00E00FDF">
          <w:rPr>
            <w:rFonts w:ascii="Times New Roman" w:eastAsia="Times New Roman" w:hAnsi="Times New Roman" w:cs="Times New Roman"/>
            <w:i/>
            <w:iCs/>
            <w:lang w:eastAsia="en-GB"/>
          </w:rPr>
          <w:t>L. delicata</w:t>
        </w:r>
        <w:r w:rsidRPr="00E00FDF">
          <w:rPr>
            <w:rFonts w:ascii="Times New Roman" w:eastAsia="Times New Roman" w:hAnsi="Times New Roman" w:cs="Times New Roman"/>
            <w:lang w:eastAsia="en-GB"/>
          </w:rPr>
          <w:t xml:space="preserve"> or other lizard species.</w:t>
        </w:r>
      </w:ins>
    </w:p>
    <w:p w14:paraId="3FD78571" w14:textId="77777777" w:rsidR="001F71F2" w:rsidRPr="00E00FDF" w:rsidRDefault="005861BF" w:rsidP="005861BF">
      <w:pPr>
        <w:pStyle w:val="Heading4"/>
        <w:spacing w:line="480" w:lineRule="auto"/>
        <w:rPr>
          <w:rFonts w:ascii="Times New Roman" w:hAnsi="Times New Roman" w:cs="Times New Roman"/>
          <w:color w:val="000000" w:themeColor="text1"/>
        </w:rPr>
      </w:pPr>
      <w:bookmarkStart w:id="53" w:name="Xa6da7d585aa01fd9de4764455e6d5f7d074381d"/>
      <w:bookmarkEnd w:id="49"/>
      <w:r w:rsidRPr="00E00FDF">
        <w:rPr>
          <w:rFonts w:ascii="Times New Roman" w:hAnsi="Times New Roman" w:cs="Times New Roman"/>
          <w:color w:val="000000" w:themeColor="text1"/>
        </w:rPr>
        <w:t>Brain metabolic physiology is not affected by prenatal conditions</w:t>
      </w:r>
    </w:p>
    <w:p w14:paraId="3FD78572" w14:textId="77777777" w:rsidR="001F71F2" w:rsidRPr="00E00FDF" w:rsidRDefault="005861BF" w:rsidP="005861BF">
      <w:pPr>
        <w:pStyle w:val="FirstParagraph"/>
        <w:spacing w:line="480" w:lineRule="auto"/>
        <w:rPr>
          <w:rFonts w:cs="Times New Roman"/>
        </w:rPr>
      </w:pPr>
      <w:r w:rsidRPr="00E00FDF">
        <w:rPr>
          <w:rFonts w:cs="Times New Roman"/>
        </w:rPr>
        <w:t xml:space="preserve">Contrary to our predictions, prenatal temperature and CORT did not significantly influence mitochondrial physiology in the medial cortex of </w:t>
      </w:r>
      <w:r w:rsidRPr="00E00FDF">
        <w:rPr>
          <w:rFonts w:cs="Times New Roman"/>
          <w:i/>
          <w:iCs/>
        </w:rPr>
        <w:t>L. delicata</w:t>
      </w:r>
      <w:r w:rsidRPr="00E00FDF">
        <w:rPr>
          <w:rFonts w:cs="Times New Roman"/>
        </w:rPr>
        <w:t>. Studies in other taxa have shown that incubation at high temperatures decreases energy production and oxidative stress (</w:t>
      </w:r>
      <w:hyperlink w:anchor="ref-treidel2016temperature">
        <w:r w:rsidRPr="00E00FDF">
          <w:rPr>
            <w:rStyle w:val="Hyperlink"/>
            <w:rFonts w:cs="Times New Roman"/>
          </w:rPr>
          <w:t>Treidel et al., 2016</w:t>
        </w:r>
      </w:hyperlink>
      <w:r w:rsidRPr="00E00FDF">
        <w:rPr>
          <w:rFonts w:cs="Times New Roman"/>
        </w:rPr>
        <w:t xml:space="preserve">; </w:t>
      </w:r>
      <w:hyperlink w:anchor="ref-zavorka_climate_2021">
        <w:r w:rsidRPr="00E00FDF">
          <w:rPr>
            <w:rStyle w:val="Hyperlink"/>
            <w:rFonts w:cs="Times New Roman"/>
          </w:rPr>
          <w:t>Závorka et al., 2021</w:t>
        </w:r>
      </w:hyperlink>
      <w:r w:rsidRPr="00E00FDF">
        <w:rPr>
          <w:rFonts w:cs="Times New Roman"/>
        </w:rPr>
        <w:t>), while elevated GCs or maternal stress is related to lower mitochondrial efficiency and higher oxidative damage (</w:t>
      </w:r>
      <w:hyperlink w:anchor="ref-costantini2011meta">
        <w:r w:rsidRPr="00E00FDF">
          <w:rPr>
            <w:rStyle w:val="Hyperlink"/>
            <w:rFonts w:cs="Times New Roman"/>
          </w:rPr>
          <w:t>Costantini et al., 2011</w:t>
        </w:r>
      </w:hyperlink>
      <w:r w:rsidRPr="00E00FDF">
        <w:rPr>
          <w:rFonts w:cs="Times New Roman"/>
        </w:rPr>
        <w:t xml:space="preserve">; </w:t>
      </w:r>
      <w:hyperlink w:anchor="ref-gong_chronic_2011">
        <w:r w:rsidRPr="00E00FDF">
          <w:rPr>
            <w:rStyle w:val="Hyperlink"/>
            <w:rFonts w:cs="Times New Roman"/>
          </w:rPr>
          <w:t>Gong et al., 2011</w:t>
        </w:r>
      </w:hyperlink>
      <w:r w:rsidRPr="00E00FDF">
        <w:rPr>
          <w:rFonts w:cs="Times New Roman"/>
        </w:rPr>
        <w:t xml:space="preserve">; but see </w:t>
      </w:r>
      <w:hyperlink w:anchor="ref-crino2024eggs">
        <w:r w:rsidRPr="00E00FDF">
          <w:rPr>
            <w:rStyle w:val="Hyperlink"/>
            <w:rFonts w:cs="Times New Roman"/>
          </w:rPr>
          <w:t>Crino et al., 2024</w:t>
        </w:r>
      </w:hyperlink>
      <w:r w:rsidRPr="00E00FDF">
        <w:rPr>
          <w:rFonts w:cs="Times New Roman"/>
        </w:rPr>
        <w:t xml:space="preserve">). In </w:t>
      </w:r>
      <w:r w:rsidRPr="00E00FDF">
        <w:rPr>
          <w:rFonts w:cs="Times New Roman"/>
          <w:i/>
          <w:iCs/>
        </w:rPr>
        <w:t>L. delicata</w:t>
      </w:r>
      <w:r w:rsidRPr="00E00FDF">
        <w:rPr>
          <w:rFonts w:cs="Times New Roman"/>
        </w:rPr>
        <w:t>, high incubation temperatures are known to decrease mitochondrial efficiency in the liver (</w:t>
      </w:r>
      <w:hyperlink w:anchor="ref-crino2024eggs">
        <w:r w:rsidRPr="00E00FDF">
          <w:rPr>
            <w:rStyle w:val="Hyperlink"/>
            <w:rFonts w:cs="Times New Roman"/>
          </w:rPr>
          <w:t>Crino et al., 2024</w:t>
        </w:r>
      </w:hyperlink>
      <w:r w:rsidRPr="00E00FDF">
        <w:rPr>
          <w:rFonts w:cs="Times New Roman"/>
        </w:rPr>
        <w:t xml:space="preserve">). However, our study shows that mitochondrial physiology in </w:t>
      </w:r>
      <w:r w:rsidRPr="00E00FDF">
        <w:rPr>
          <w:rFonts w:cs="Times New Roman"/>
          <w:i/>
          <w:iCs/>
        </w:rPr>
        <w:t>L. delicata</w:t>
      </w:r>
      <w:r w:rsidRPr="00E00FDF">
        <w:rPr>
          <w:rFonts w:cs="Times New Roman"/>
        </w:rPr>
        <w:t>’s brain is robust to both incubation temperature and prenatal CORT. Differences between liver and brain could reflect tissue-dependent responses to early-life conditions, highlighting the importance of studying these effects across multiple tissues (</w:t>
      </w:r>
      <w:hyperlink w:anchor="ref-casagrande2023mitochondrial">
        <w:r w:rsidRPr="00E00FDF">
          <w:rPr>
            <w:rStyle w:val="Hyperlink"/>
            <w:rFonts w:cs="Times New Roman"/>
          </w:rPr>
          <w:t>Casagrande et al., 2023</w:t>
        </w:r>
      </w:hyperlink>
      <w:r w:rsidRPr="00E00FDF">
        <w:rPr>
          <w:rFonts w:cs="Times New Roman"/>
        </w:rPr>
        <w:t>).</w:t>
      </w:r>
    </w:p>
    <w:p w14:paraId="3FD78573" w14:textId="77777777" w:rsidR="001F71F2" w:rsidRPr="00E00FDF" w:rsidRDefault="005861BF" w:rsidP="005861BF">
      <w:pPr>
        <w:pStyle w:val="Heading4"/>
        <w:spacing w:line="480" w:lineRule="auto"/>
        <w:rPr>
          <w:rFonts w:ascii="Times New Roman" w:hAnsi="Times New Roman" w:cs="Times New Roman"/>
          <w:color w:val="000000" w:themeColor="text1"/>
        </w:rPr>
      </w:pPr>
      <w:bookmarkStart w:id="54" w:name="X25ff13732dcb25038f18a24e97c74bbc4d5b652"/>
      <w:bookmarkEnd w:id="53"/>
      <w:r w:rsidRPr="00E00FDF">
        <w:rPr>
          <w:rFonts w:ascii="Times New Roman" w:hAnsi="Times New Roman" w:cs="Times New Roman"/>
          <w:color w:val="000000" w:themeColor="text1"/>
        </w:rPr>
        <w:t>Variation in brain metabolic physiology is not related to learning abilities</w:t>
      </w:r>
    </w:p>
    <w:p w14:paraId="3FD78574" w14:textId="77777777" w:rsidR="001F71F2" w:rsidRPr="00E00FDF" w:rsidRDefault="005861BF" w:rsidP="005861BF">
      <w:pPr>
        <w:pStyle w:val="FirstParagraph"/>
        <w:spacing w:line="480" w:lineRule="auto"/>
        <w:rPr>
          <w:rFonts w:cs="Times New Roman"/>
        </w:rPr>
      </w:pPr>
      <w:r w:rsidRPr="00E00FDF">
        <w:rPr>
          <w:rFonts w:cs="Times New Roman"/>
        </w:rPr>
        <w:t>Mitochondria play a critical role in cognitive function by synthesizing energy (</w:t>
      </w:r>
      <w:hyperlink w:anchor="ref-du_dynamic_2009">
        <w:r w:rsidRPr="00E00FDF">
          <w:rPr>
            <w:rStyle w:val="Hyperlink"/>
            <w:rFonts w:cs="Times New Roman"/>
          </w:rPr>
          <w:t>Du et al., 2009</w:t>
        </w:r>
      </w:hyperlink>
      <w:r w:rsidRPr="00E00FDF">
        <w:rPr>
          <w:rFonts w:cs="Times New Roman"/>
        </w:rPr>
        <w:t xml:space="preserve">; </w:t>
      </w:r>
      <w:hyperlink w:anchor="ref-picard_mitochondria_2014">
        <w:r w:rsidRPr="00E00FDF">
          <w:rPr>
            <w:rStyle w:val="Hyperlink"/>
            <w:rFonts w:cs="Times New Roman"/>
          </w:rPr>
          <w:t>Picard and McEwen, 2014</w:t>
        </w:r>
      </w:hyperlink>
      <w:r w:rsidRPr="00E00FDF">
        <w:rPr>
          <w:rFonts w:cs="Times New Roman"/>
        </w:rPr>
        <w:t xml:space="preserve">; </w:t>
      </w:r>
      <w:hyperlink w:anchor="ref-picard_energetic_2018">
        <w:r w:rsidRPr="00E00FDF">
          <w:rPr>
            <w:rStyle w:val="Hyperlink"/>
            <w:rFonts w:cs="Times New Roman"/>
          </w:rPr>
          <w:t>Picard et al., 2018</w:t>
        </w:r>
      </w:hyperlink>
      <w:r w:rsidRPr="00E00FDF">
        <w:rPr>
          <w:rFonts w:cs="Times New Roman"/>
        </w:rPr>
        <w:t xml:space="preserve">; </w:t>
      </w:r>
      <w:hyperlink w:anchor="ref-siegel1994basic">
        <w:r w:rsidRPr="00E00FDF">
          <w:rPr>
            <w:rStyle w:val="Hyperlink"/>
            <w:rFonts w:cs="Times New Roman"/>
          </w:rPr>
          <w:t>Siegel and Albers, 1994</w:t>
        </w:r>
      </w:hyperlink>
      <w:r w:rsidRPr="00E00FDF">
        <w:rPr>
          <w:rFonts w:cs="Times New Roman"/>
        </w:rPr>
        <w:t>), and by affecting the rate of cell senescence and death caused by oxidative damage (</w:t>
      </w:r>
      <w:hyperlink w:anchor="ref-alexandrov_neuronal_2022">
        <w:r w:rsidRPr="00E00FDF">
          <w:rPr>
            <w:rStyle w:val="Hyperlink"/>
            <w:rFonts w:cs="Times New Roman"/>
          </w:rPr>
          <w:t>Alexandrov and Pletnikov, 2022</w:t>
        </w:r>
      </w:hyperlink>
      <w:r w:rsidRPr="00E00FDF">
        <w:rPr>
          <w:rFonts w:cs="Times New Roman"/>
        </w:rPr>
        <w:t xml:space="preserve">; </w:t>
      </w:r>
      <w:hyperlink w:anchor="ref-mann_coupling_2021">
        <w:r w:rsidRPr="00E00FDF">
          <w:rPr>
            <w:rStyle w:val="Hyperlink"/>
            <w:rFonts w:cs="Times New Roman"/>
          </w:rPr>
          <w:t>Mann et al., 2021</w:t>
        </w:r>
      </w:hyperlink>
      <w:r w:rsidRPr="00E00FDF">
        <w:rPr>
          <w:rFonts w:cs="Times New Roman"/>
        </w:rPr>
        <w:t xml:space="preserve">; </w:t>
      </w:r>
      <w:hyperlink w:anchor="ref-mcnay_decreases_2000">
        <w:r w:rsidRPr="00E00FDF">
          <w:rPr>
            <w:rStyle w:val="Hyperlink"/>
            <w:rFonts w:cs="Times New Roman"/>
          </w:rPr>
          <w:t>McNay et al., 2000</w:t>
        </w:r>
      </w:hyperlink>
      <w:r w:rsidRPr="00E00FDF">
        <w:rPr>
          <w:rFonts w:cs="Times New Roman"/>
        </w:rPr>
        <w:t xml:space="preserve">). Our findings contrast with past studies and suggest that </w:t>
      </w:r>
      <w:r w:rsidRPr="00E00FDF">
        <w:rPr>
          <w:rFonts w:cs="Times New Roman"/>
        </w:rPr>
        <w:lastRenderedPageBreak/>
        <w:t xml:space="preserve">energy limitations do not impact spatial learning in </w:t>
      </w:r>
      <w:r w:rsidRPr="00E00FDF">
        <w:rPr>
          <w:rFonts w:cs="Times New Roman"/>
          <w:i/>
          <w:iCs/>
        </w:rPr>
        <w:t>L. delicata</w:t>
      </w:r>
      <w:r w:rsidRPr="00E00FDF">
        <w:rPr>
          <w:rFonts w:cs="Times New Roman"/>
        </w:rPr>
        <w:t>. The lack of association between mitochondrial density, mitochondrial capacity, and learning abilities may result from lizards being able to maintain energy production above the threshold required to prevent cognitive dysfunction. The generally low energetic demands of ectothermic organisms compared to endotherms may make this possible and explain why we found no effect when they seem common in mammals (</w:t>
      </w:r>
      <w:hyperlink w:anchor="ref-cao2014ampk">
        <w:r w:rsidRPr="00E00FDF">
          <w:rPr>
            <w:rStyle w:val="Hyperlink"/>
            <w:rFonts w:cs="Times New Roman"/>
          </w:rPr>
          <w:t>Cao et al., 2014</w:t>
        </w:r>
      </w:hyperlink>
      <w:r w:rsidRPr="00E00FDF">
        <w:rPr>
          <w:rFonts w:cs="Times New Roman"/>
        </w:rPr>
        <w:t xml:space="preserve">; </w:t>
      </w:r>
      <w:hyperlink w:anchor="ref-hara_presynaptic_2014">
        <w:r w:rsidRPr="00E00FDF">
          <w:rPr>
            <w:rStyle w:val="Hyperlink"/>
            <w:rFonts w:cs="Times New Roman"/>
          </w:rPr>
          <w:t>Hara et al., 2014</w:t>
        </w:r>
      </w:hyperlink>
      <w:r w:rsidRPr="00E00FDF">
        <w:rPr>
          <w:rFonts w:cs="Times New Roman"/>
        </w:rPr>
        <w:t>). Alternatively, individuals with higher respiration and ROS may be upregulating antioxidant production (</w:t>
      </w:r>
      <w:hyperlink w:anchor="ref-rice2002brain">
        <w:r w:rsidRPr="00E00FDF">
          <w:rPr>
            <w:rStyle w:val="Hyperlink"/>
            <w:rFonts w:cs="Times New Roman"/>
          </w:rPr>
          <w:t>Rice et al., 2002</w:t>
        </w:r>
      </w:hyperlink>
      <w:r w:rsidRPr="00E00FDF">
        <w:rPr>
          <w:rFonts w:cs="Times New Roman"/>
        </w:rPr>
        <w:t>).</w:t>
      </w:r>
    </w:p>
    <w:p w14:paraId="3FD78575" w14:textId="77777777"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Interestingly, despite finding a significant positive relationship between metabolic capacity and ROS in the medial cortex, the heightened ROS production did not lead to greater oxidative damage. The strong relationship between ROS and mitochondrial capacity aligns with the role of mitochondrial membrane potential in driving ATP synthesis and electron transport, processes that inherently generate ROS as byproducts (</w:t>
      </w:r>
      <w:hyperlink w:anchor="ref-rice2002brain">
        <w:r w:rsidRPr="00E00FDF">
          <w:rPr>
            <w:rStyle w:val="Hyperlink"/>
            <w:rFonts w:ascii="Times New Roman" w:hAnsi="Times New Roman" w:cs="Times New Roman"/>
          </w:rPr>
          <w:t>Rice et al., 2002</w:t>
        </w:r>
      </w:hyperlink>
      <w:r w:rsidRPr="00E00FDF">
        <w:rPr>
          <w:rFonts w:ascii="Times New Roman" w:hAnsi="Times New Roman" w:cs="Times New Roman"/>
        </w:rPr>
        <w:t>). Normally, moderate ROS levels serve essential signaling functions and are controlled by antioxidants (</w:t>
      </w:r>
      <w:hyperlink w:anchor="ref-rice2002brain">
        <w:r w:rsidRPr="00E00FDF">
          <w:rPr>
            <w:rStyle w:val="Hyperlink"/>
            <w:rFonts w:ascii="Times New Roman" w:hAnsi="Times New Roman" w:cs="Times New Roman"/>
          </w:rPr>
          <w:t>Rice et al., 2002</w:t>
        </w:r>
      </w:hyperlink>
      <w:r w:rsidRPr="00E00FDF">
        <w:rPr>
          <w:rFonts w:ascii="Times New Roman" w:hAnsi="Times New Roman" w:cs="Times New Roman"/>
        </w:rPr>
        <w:t xml:space="preserve">; </w:t>
      </w:r>
      <w:hyperlink w:anchor="ref-terman2006oxidative">
        <w:r w:rsidRPr="00E00FDF">
          <w:rPr>
            <w:rStyle w:val="Hyperlink"/>
            <w:rFonts w:ascii="Times New Roman" w:hAnsi="Times New Roman" w:cs="Times New Roman"/>
          </w:rPr>
          <w:t>Terman and Brunk, 2006</w:t>
        </w:r>
      </w:hyperlink>
      <w:r w:rsidRPr="00E00FDF">
        <w:rPr>
          <w:rFonts w:ascii="Times New Roman" w:hAnsi="Times New Roman" w:cs="Times New Roman"/>
        </w:rPr>
        <w:t>). However, excessive ROS production can exceed antioxidant action, leading to oxidative stress and cellular dysfunction (</w:t>
      </w:r>
      <w:hyperlink w:anchor="ref-rice2002brain">
        <w:r w:rsidRPr="00E00FDF">
          <w:rPr>
            <w:rStyle w:val="Hyperlink"/>
            <w:rFonts w:ascii="Times New Roman" w:hAnsi="Times New Roman" w:cs="Times New Roman"/>
          </w:rPr>
          <w:t>Rice et al., 2002</w:t>
        </w:r>
      </w:hyperlink>
      <w:r w:rsidRPr="00E00FDF">
        <w:rPr>
          <w:rFonts w:ascii="Times New Roman" w:hAnsi="Times New Roman" w:cs="Times New Roman"/>
        </w:rPr>
        <w:t xml:space="preserve">; </w:t>
      </w:r>
      <w:hyperlink w:anchor="ref-terman2006oxidative">
        <w:r w:rsidRPr="00E00FDF">
          <w:rPr>
            <w:rStyle w:val="Hyperlink"/>
            <w:rFonts w:ascii="Times New Roman" w:hAnsi="Times New Roman" w:cs="Times New Roman"/>
          </w:rPr>
          <w:t>Terman and Brunk, 2006</w:t>
        </w:r>
      </w:hyperlink>
      <w:r w:rsidRPr="00E00FDF">
        <w:rPr>
          <w:rFonts w:ascii="Times New Roman" w:hAnsi="Times New Roman" w:cs="Times New Roman"/>
        </w:rPr>
        <w:t xml:space="preserve">). The lack of oxidative damage from increased ROS strongly suggests that antioxidants could deal with these levels of ROS. As such, DNA damage and lipid peroxidation in the medial cortex were not linked to spatial learning in </w:t>
      </w:r>
      <w:r w:rsidRPr="00E00FDF">
        <w:rPr>
          <w:rFonts w:ascii="Times New Roman" w:hAnsi="Times New Roman" w:cs="Times New Roman"/>
          <w:i/>
          <w:iCs/>
        </w:rPr>
        <w:t>L. delicata</w:t>
      </w:r>
      <w:r w:rsidRPr="00E00FDF">
        <w:rPr>
          <w:rFonts w:ascii="Times New Roman" w:hAnsi="Times New Roman" w:cs="Times New Roman"/>
        </w:rPr>
        <w:t xml:space="preserve"> possibly because neurons were effectively buffered from damaging free radicals. Nevertheless, since oxidative damage can accumulate over time (</w:t>
      </w:r>
      <w:hyperlink w:anchor="ref-terman2006oxidative">
        <w:r w:rsidRPr="00E00FDF">
          <w:rPr>
            <w:rStyle w:val="Hyperlink"/>
            <w:rFonts w:ascii="Times New Roman" w:hAnsi="Times New Roman" w:cs="Times New Roman"/>
          </w:rPr>
          <w:t>Terman and Brunk, 2006</w:t>
        </w:r>
      </w:hyperlink>
      <w:r w:rsidRPr="00E00FDF">
        <w:rPr>
          <w:rFonts w:ascii="Times New Roman" w:hAnsi="Times New Roman" w:cs="Times New Roman"/>
        </w:rPr>
        <w:t>), the relationships between oxidative damage and cognitive dysfunction could become more pronounced in older individuals (</w:t>
      </w:r>
      <w:hyperlink w:anchor="ref-hara_presynaptic_2014">
        <w:r w:rsidRPr="00E00FDF">
          <w:rPr>
            <w:rStyle w:val="Hyperlink"/>
            <w:rFonts w:ascii="Times New Roman" w:hAnsi="Times New Roman" w:cs="Times New Roman"/>
          </w:rPr>
          <w:t>Hara et al., 2014</w:t>
        </w:r>
      </w:hyperlink>
      <w:r w:rsidRPr="00E00FDF">
        <w:rPr>
          <w:rFonts w:ascii="Times New Roman" w:hAnsi="Times New Roman" w:cs="Times New Roman"/>
        </w:rPr>
        <w:t xml:space="preserve">). Future research should investigate the long-term consequences of mitochondrial activity on brain health and the potential mechanisms that sustain cognitive resilience in </w:t>
      </w:r>
      <w:r w:rsidRPr="00E00FDF">
        <w:rPr>
          <w:rFonts w:ascii="Times New Roman" w:hAnsi="Times New Roman" w:cs="Times New Roman"/>
          <w:i/>
          <w:iCs/>
        </w:rPr>
        <w:t>L. delicata</w:t>
      </w:r>
      <w:r w:rsidRPr="00E00FDF">
        <w:rPr>
          <w:rFonts w:ascii="Times New Roman" w:hAnsi="Times New Roman" w:cs="Times New Roman"/>
        </w:rPr>
        <w:t>.</w:t>
      </w:r>
    </w:p>
    <w:p w14:paraId="3FD78576" w14:textId="77777777" w:rsidR="001F71F2" w:rsidRPr="00E00FDF" w:rsidRDefault="005861BF" w:rsidP="005861BF">
      <w:pPr>
        <w:pStyle w:val="Heading4"/>
        <w:spacing w:line="480" w:lineRule="auto"/>
        <w:rPr>
          <w:rFonts w:ascii="Times New Roman" w:hAnsi="Times New Roman" w:cs="Times New Roman"/>
        </w:rPr>
      </w:pPr>
      <w:bookmarkStart w:id="55" w:name="conclusions"/>
      <w:bookmarkEnd w:id="54"/>
      <w:r w:rsidRPr="00E00FDF">
        <w:rPr>
          <w:rFonts w:ascii="Times New Roman" w:hAnsi="Times New Roman" w:cs="Times New Roman"/>
          <w:color w:val="000000" w:themeColor="text1"/>
        </w:rPr>
        <w:lastRenderedPageBreak/>
        <w:t>Conclusions</w:t>
      </w:r>
    </w:p>
    <w:p w14:paraId="3FD78577" w14:textId="77777777" w:rsidR="001F71F2" w:rsidRPr="00E00FDF" w:rsidRDefault="005861BF" w:rsidP="005861BF">
      <w:pPr>
        <w:pStyle w:val="FirstParagraph"/>
        <w:spacing w:line="480" w:lineRule="auto"/>
        <w:rPr>
          <w:rFonts w:cs="Times New Roman"/>
        </w:rPr>
      </w:pPr>
      <w:r w:rsidRPr="00E00FDF">
        <w:rPr>
          <w:rFonts w:cs="Times New Roman"/>
        </w:rPr>
        <w:t xml:space="preserve">We found that spatial learning in </w:t>
      </w:r>
      <w:r w:rsidRPr="00E00FDF">
        <w:rPr>
          <w:rFonts w:cs="Times New Roman"/>
          <w:i/>
          <w:iCs/>
        </w:rPr>
        <w:t>L. delicata</w:t>
      </w:r>
      <w:r w:rsidRPr="00E00FDF">
        <w:rPr>
          <w:rFonts w:cs="Times New Roman"/>
        </w:rPr>
        <w:t xml:space="preserve"> was not influenced by prenatal CORT or temperature, nor was mitochondrial physiology in the medial cortex. Additionally, there was no relationship between mitochondrial function and learning abilities in a spatial task. However, we found that ROS production increased with metabolic capacity, suggesting that links between mitochondrial respiration and oxidative stress may become more pronounced under higher energetic demands or with aging, potentially influencing cognitive function over time.</w:t>
      </w:r>
    </w:p>
    <w:p w14:paraId="3FD78578" w14:textId="77777777" w:rsidR="001F71F2" w:rsidRPr="00E00FDF" w:rsidRDefault="005861BF" w:rsidP="005861BF">
      <w:pPr>
        <w:pStyle w:val="Heading3"/>
        <w:spacing w:line="480" w:lineRule="auto"/>
        <w:rPr>
          <w:rFonts w:ascii="Times New Roman" w:hAnsi="Times New Roman" w:cs="Times New Roman"/>
        </w:rPr>
      </w:pPr>
      <w:bookmarkStart w:id="56" w:name="ethics"/>
      <w:bookmarkEnd w:id="55"/>
      <w:r w:rsidRPr="00E00FDF">
        <w:rPr>
          <w:rFonts w:ascii="Times New Roman" w:hAnsi="Times New Roman" w:cs="Times New Roman"/>
          <w:color w:val="000000" w:themeColor="text1"/>
        </w:rPr>
        <w:t>Ethics</w:t>
      </w:r>
    </w:p>
    <w:p w14:paraId="3FD78579" w14:textId="77777777" w:rsidR="001F71F2" w:rsidRPr="00E00FDF" w:rsidRDefault="005861BF" w:rsidP="005861BF">
      <w:pPr>
        <w:pStyle w:val="FirstParagraph"/>
        <w:spacing w:line="480" w:lineRule="auto"/>
        <w:rPr>
          <w:rFonts w:cs="Times New Roman"/>
        </w:rPr>
      </w:pPr>
      <w:r w:rsidRPr="00E00FDF">
        <w:rPr>
          <w:rFonts w:cs="Times New Roman"/>
        </w:rPr>
        <w:t>Both the breeding animals and the experimental lizards were provided humane laboratory housing, with thermoregulatory opportunities, light (UV and heat) and moderate humidity levels (see Methods 1: Animal husbandry in Supplementary Material for details). Euthanasia was performed by intraperitoneal injection of 10 mg/kg of a 10 mg/mL alfaxan solution (a potent anesthetic) followed by decapitation. We monitored the animals to ensure no irritation from the agent as indicated by distressed animals. Before disposing of the lizard, we confirmed the absence of righting response and the pinching reflex in one of the front limbs. All the protocols complied with Australian law and were approved by the Australian National University Animal Experimentation Ethics Committee (A2022_33).</w:t>
      </w:r>
    </w:p>
    <w:p w14:paraId="3FD7857A"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57" w:name="data-accessibility"/>
      <w:bookmarkEnd w:id="56"/>
      <w:r w:rsidRPr="00E00FDF">
        <w:rPr>
          <w:rFonts w:ascii="Times New Roman" w:hAnsi="Times New Roman" w:cs="Times New Roman"/>
          <w:color w:val="000000" w:themeColor="text1"/>
        </w:rPr>
        <w:t>Data accessibility</w:t>
      </w:r>
    </w:p>
    <w:p w14:paraId="3FD7857B" w14:textId="77777777" w:rsidR="001F71F2" w:rsidRPr="00E00FDF" w:rsidRDefault="005861BF" w:rsidP="005861BF">
      <w:pPr>
        <w:pStyle w:val="FirstParagraph"/>
        <w:spacing w:line="480" w:lineRule="auto"/>
        <w:rPr>
          <w:rFonts w:cs="Times New Roman"/>
        </w:rPr>
      </w:pPr>
      <w:r w:rsidRPr="00E00FDF">
        <w:rPr>
          <w:rFonts w:cs="Times New Roman"/>
        </w:rPr>
        <w:t xml:space="preserve">All data, data description, and R code are available in public repository </w:t>
      </w:r>
      <w:hyperlink r:id="rId7">
        <w:r w:rsidRPr="00E00FDF">
          <w:rPr>
            <w:rStyle w:val="Hyperlink"/>
            <w:rFonts w:cs="Times New Roman"/>
          </w:rPr>
          <w:t>https://github.com/Pablo-Recio/CORT-Temp_Spatial_learning</w:t>
        </w:r>
      </w:hyperlink>
      <w:r w:rsidRPr="00E00FDF">
        <w:rPr>
          <w:rFonts w:cs="Times New Roman"/>
        </w:rPr>
        <w:t>.</w:t>
      </w:r>
    </w:p>
    <w:p w14:paraId="3FD7857C"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58" w:name="declaration-of-ai-use"/>
      <w:bookmarkEnd w:id="57"/>
      <w:r w:rsidRPr="00E00FDF">
        <w:rPr>
          <w:rFonts w:ascii="Times New Roman" w:hAnsi="Times New Roman" w:cs="Times New Roman"/>
          <w:color w:val="000000" w:themeColor="text1"/>
        </w:rPr>
        <w:lastRenderedPageBreak/>
        <w:t>Declaration of AI use</w:t>
      </w:r>
    </w:p>
    <w:p w14:paraId="3FD7857D" w14:textId="77777777" w:rsidR="001F71F2" w:rsidRPr="00E00FDF" w:rsidRDefault="005861BF" w:rsidP="005861BF">
      <w:pPr>
        <w:pStyle w:val="FirstParagraph"/>
        <w:spacing w:line="480" w:lineRule="auto"/>
        <w:rPr>
          <w:rFonts w:cs="Times New Roman"/>
        </w:rPr>
      </w:pPr>
      <w:r w:rsidRPr="00E00FDF">
        <w:rPr>
          <w:rFonts w:cs="Times New Roman"/>
        </w:rPr>
        <w:t>We declare Chat GPT-4 was used for questions related to code checking when there were unknown errors, but we did not rely on AI for the creation of any of the content in the manuscript, which was written fully by the authors. Last time Chat GPT-4 was used was February 2025.</w:t>
      </w:r>
    </w:p>
    <w:p w14:paraId="3FD7857E"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59" w:name="authors-contributions"/>
      <w:bookmarkEnd w:id="58"/>
      <w:r w:rsidRPr="00E00FDF">
        <w:rPr>
          <w:rFonts w:ascii="Times New Roman" w:hAnsi="Times New Roman" w:cs="Times New Roman"/>
          <w:color w:val="000000" w:themeColor="text1"/>
        </w:rPr>
        <w:t>Authors’ contributions</w:t>
      </w:r>
    </w:p>
    <w:p w14:paraId="3FD7857F" w14:textId="77777777" w:rsidR="001F71F2" w:rsidRPr="00E00FDF" w:rsidRDefault="005861BF" w:rsidP="005861BF">
      <w:pPr>
        <w:pStyle w:val="FirstParagraph"/>
        <w:spacing w:line="480" w:lineRule="auto"/>
        <w:rPr>
          <w:rFonts w:cs="Times New Roman"/>
        </w:rPr>
      </w:pPr>
      <w:r w:rsidRPr="00E00FDF">
        <w:rPr>
          <w:rFonts w:cs="Times New Roman"/>
        </w:rPr>
        <w:t>P.R.: conceptualization, methodology, data collection, data curation, formal analysis, writing—original draft, writing—review and editing; D.C.L.: conceptualization, methodology, data collection, writing—review and editing; O.C.: conceptualization, methodology, writing—review and editing; C.F.: conceptualization, methodology, funding acquisition, writing—review and editing; D.N.: conceptualization, methodology, funding acquisition, project administration, resources, supervision, writing—review and editing.</w:t>
      </w:r>
      <w:r w:rsidRPr="00E00FDF">
        <w:rPr>
          <w:rFonts w:cs="Times New Roman"/>
        </w:rPr>
        <w:br/>
        <w:t>All authors gave final approval for publication and agreed to be held accountable for the work performed therein.</w:t>
      </w:r>
    </w:p>
    <w:p w14:paraId="3FD78580"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60" w:name="conflict-of-interest-declaration"/>
      <w:bookmarkEnd w:id="59"/>
      <w:r w:rsidRPr="00E00FDF">
        <w:rPr>
          <w:rFonts w:ascii="Times New Roman" w:hAnsi="Times New Roman" w:cs="Times New Roman"/>
          <w:color w:val="000000" w:themeColor="text1"/>
        </w:rPr>
        <w:t>Conflict of interest declaration</w:t>
      </w:r>
    </w:p>
    <w:p w14:paraId="3FD78581" w14:textId="77777777" w:rsidR="001F71F2" w:rsidRPr="00E00FDF" w:rsidRDefault="005861BF" w:rsidP="005861BF">
      <w:pPr>
        <w:pStyle w:val="FirstParagraph"/>
        <w:spacing w:line="480" w:lineRule="auto"/>
        <w:rPr>
          <w:rFonts w:cs="Times New Roman"/>
        </w:rPr>
      </w:pPr>
      <w:r w:rsidRPr="00E00FDF">
        <w:rPr>
          <w:rFonts w:cs="Times New Roman"/>
        </w:rPr>
        <w:t>We declare we have no competing interests.</w:t>
      </w:r>
    </w:p>
    <w:p w14:paraId="3FD78582" w14:textId="77777777" w:rsidR="001F71F2" w:rsidRPr="00E00FDF" w:rsidRDefault="005861BF" w:rsidP="005861BF">
      <w:pPr>
        <w:pStyle w:val="Heading3"/>
        <w:spacing w:line="480" w:lineRule="auto"/>
        <w:rPr>
          <w:rFonts w:ascii="Times New Roman" w:hAnsi="Times New Roman" w:cs="Times New Roman"/>
        </w:rPr>
      </w:pPr>
      <w:bookmarkStart w:id="61" w:name="funding"/>
      <w:bookmarkEnd w:id="60"/>
      <w:r w:rsidRPr="00E00FDF">
        <w:rPr>
          <w:rFonts w:ascii="Times New Roman" w:hAnsi="Times New Roman" w:cs="Times New Roman"/>
          <w:color w:val="000000" w:themeColor="text1"/>
        </w:rPr>
        <w:t>Funding</w:t>
      </w:r>
    </w:p>
    <w:p w14:paraId="3FD78583" w14:textId="77777777" w:rsidR="001F71F2" w:rsidRPr="00E00FDF" w:rsidRDefault="005861BF" w:rsidP="005861BF">
      <w:pPr>
        <w:pStyle w:val="FirstParagraph"/>
        <w:spacing w:line="480" w:lineRule="auto"/>
        <w:rPr>
          <w:rFonts w:cs="Times New Roman"/>
        </w:rPr>
      </w:pPr>
      <w:r w:rsidRPr="00E00FDF">
        <w:rPr>
          <w:rFonts w:cs="Times New Roman"/>
        </w:rPr>
        <w:t>This work was supported by a National Australian University fellowship (to P.R. and D.C.L.), and the Australian Research Council (grant no. DP210101152) to D.N. and C.R.F.</w:t>
      </w:r>
    </w:p>
    <w:p w14:paraId="3FD78584"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62" w:name="acknowledgements"/>
      <w:bookmarkEnd w:id="61"/>
      <w:r w:rsidRPr="00E00FDF">
        <w:rPr>
          <w:rFonts w:ascii="Times New Roman" w:hAnsi="Times New Roman" w:cs="Times New Roman"/>
          <w:color w:val="000000" w:themeColor="text1"/>
        </w:rPr>
        <w:lastRenderedPageBreak/>
        <w:t>Acknowledgements</w:t>
      </w:r>
    </w:p>
    <w:p w14:paraId="3FD78585" w14:textId="77777777" w:rsidR="001F71F2" w:rsidRPr="00E00FDF" w:rsidRDefault="005861BF" w:rsidP="005861BF">
      <w:pPr>
        <w:pStyle w:val="FirstParagraph"/>
        <w:spacing w:line="480" w:lineRule="auto"/>
        <w:rPr>
          <w:rFonts w:cs="Times New Roman"/>
        </w:rPr>
      </w:pPr>
      <w:r w:rsidRPr="00E00FDF">
        <w:rPr>
          <w:rFonts w:cs="Times New Roman"/>
        </w:rPr>
        <w:t>We thank Mick Devoy and the Cytometry, Histology and Spatial Multiomics team for their advice and help througout the flow cytometry protocols. We thank the help and assistance of our lab technicians Benjamin Durant and Michelle Stephens for taking care of the lizards. We also thank ANU MakerSpace, where we designed and built the prototypes of the 3D printed feeders. The authors acknowledge Microscopy Australia (ROR: 042mm0k03) at the Centre for Advanced Microscopy, The Australian National University, a facility enabled by NCRIS and university support. We specifically thank Dr Angus Rae and Dr Daryl Webb for their help with microscopy protocols. Finally, we wish to acknowledge the anonymous reviewers for their valuable feedback on the manuscript.</w:t>
      </w:r>
    </w:p>
    <w:p w14:paraId="3FD78586" w14:textId="77777777" w:rsidR="001F71F2" w:rsidRPr="00E00FDF" w:rsidRDefault="005861BF" w:rsidP="005861BF">
      <w:pPr>
        <w:pStyle w:val="Heading2"/>
        <w:spacing w:line="480" w:lineRule="auto"/>
        <w:rPr>
          <w:rFonts w:cs="Times New Roman"/>
        </w:rPr>
      </w:pPr>
      <w:bookmarkStart w:id="63" w:name="references"/>
      <w:bookmarkEnd w:id="48"/>
      <w:bookmarkEnd w:id="62"/>
      <w:r w:rsidRPr="00E00FDF">
        <w:rPr>
          <w:rFonts w:cs="Times New Roman"/>
        </w:rPr>
        <w:t>References</w:t>
      </w:r>
    </w:p>
    <w:p w14:paraId="3FD78587" w14:textId="77777777" w:rsidR="001F71F2" w:rsidRPr="00E00FDF" w:rsidRDefault="005861BF">
      <w:pPr>
        <w:pStyle w:val="Bibliography"/>
        <w:rPr>
          <w:rFonts w:ascii="Times New Roman" w:hAnsi="Times New Roman" w:cs="Times New Roman"/>
        </w:rPr>
      </w:pPr>
      <w:bookmarkStart w:id="64" w:name="ref-alexandrov_neuronal_2022"/>
      <w:bookmarkStart w:id="65" w:name="refs"/>
      <w:r w:rsidRPr="00E00FDF">
        <w:rPr>
          <w:rFonts w:ascii="Times New Roman" w:hAnsi="Times New Roman" w:cs="Times New Roman"/>
          <w:b/>
          <w:bCs/>
        </w:rPr>
        <w:t>Alexandrov, Y. I. and Pletnikov, M. V.</w:t>
      </w:r>
      <w:r w:rsidRPr="00E00FDF">
        <w:rPr>
          <w:rFonts w:ascii="Times New Roman" w:hAnsi="Times New Roman" w:cs="Times New Roman"/>
        </w:rPr>
        <w:t xml:space="preserve"> (2022). </w:t>
      </w:r>
      <w:hyperlink r:id="rId8">
        <w:r w:rsidRPr="00E00FDF">
          <w:rPr>
            <w:rStyle w:val="Hyperlink"/>
            <w:rFonts w:ascii="Times New Roman" w:hAnsi="Times New Roman" w:cs="Times New Roman"/>
          </w:rPr>
          <w:t>Neuronal metabolism in learning and memory: The anticipatory activity perspective</w:t>
        </w:r>
      </w:hyperlink>
      <w:r w:rsidRPr="00E00FDF">
        <w:rPr>
          <w:rFonts w:ascii="Times New Roman" w:hAnsi="Times New Roman" w:cs="Times New Roman"/>
        </w:rPr>
        <w:t xml:space="preserve">. </w:t>
      </w:r>
      <w:r w:rsidRPr="00E00FDF">
        <w:rPr>
          <w:rFonts w:ascii="Times New Roman" w:hAnsi="Times New Roman" w:cs="Times New Roman"/>
          <w:i/>
          <w:iCs/>
        </w:rPr>
        <w:t>Neuroscience &amp; Biobehavioral Reviews</w:t>
      </w:r>
      <w:r w:rsidRPr="00E00FDF">
        <w:rPr>
          <w:rFonts w:ascii="Times New Roman" w:hAnsi="Times New Roman" w:cs="Times New Roman"/>
        </w:rPr>
        <w:t xml:space="preserve"> </w:t>
      </w:r>
      <w:r w:rsidRPr="00E00FDF">
        <w:rPr>
          <w:rFonts w:ascii="Times New Roman" w:hAnsi="Times New Roman" w:cs="Times New Roman"/>
          <w:b/>
          <w:bCs/>
        </w:rPr>
        <w:t>137</w:t>
      </w:r>
      <w:r w:rsidRPr="00E00FDF">
        <w:rPr>
          <w:rFonts w:ascii="Times New Roman" w:hAnsi="Times New Roman" w:cs="Times New Roman"/>
        </w:rPr>
        <w:t>, 104664.</w:t>
      </w:r>
    </w:p>
    <w:p w14:paraId="3FD78588" w14:textId="77777777" w:rsidR="001F71F2" w:rsidRPr="00E00FDF" w:rsidRDefault="005861BF">
      <w:pPr>
        <w:pStyle w:val="Bibliography"/>
        <w:rPr>
          <w:rFonts w:ascii="Times New Roman" w:hAnsi="Times New Roman" w:cs="Times New Roman"/>
        </w:rPr>
      </w:pPr>
      <w:bookmarkStart w:id="66" w:name="ref-amani2021perinatal"/>
      <w:bookmarkEnd w:id="64"/>
      <w:r w:rsidRPr="00E00FDF">
        <w:rPr>
          <w:rFonts w:ascii="Times New Roman" w:hAnsi="Times New Roman" w:cs="Times New Roman"/>
          <w:b/>
          <w:bCs/>
        </w:rPr>
        <w:t>Amani, M., Houwing, D. J., Homberg, J. R. and Salari, A.-A.</w:t>
      </w:r>
      <w:r w:rsidRPr="00E00FDF">
        <w:rPr>
          <w:rFonts w:ascii="Times New Roman" w:hAnsi="Times New Roman" w:cs="Times New Roman"/>
        </w:rPr>
        <w:t xml:space="preserve"> (2021). Perinatal fluoxetine dose-dependently affects prenatal stress-induced neurobehavioural abnormalities, HPA-axis functioning and underlying brain alterations in rat dams and their offspring. </w:t>
      </w:r>
      <w:r w:rsidRPr="00E00FDF">
        <w:rPr>
          <w:rFonts w:ascii="Times New Roman" w:hAnsi="Times New Roman" w:cs="Times New Roman"/>
          <w:i/>
          <w:iCs/>
        </w:rPr>
        <w:t>Reproductive Toxicology</w:t>
      </w:r>
      <w:r w:rsidRPr="00E00FDF">
        <w:rPr>
          <w:rFonts w:ascii="Times New Roman" w:hAnsi="Times New Roman" w:cs="Times New Roman"/>
        </w:rPr>
        <w:t xml:space="preserve"> </w:t>
      </w:r>
      <w:r w:rsidRPr="00E00FDF">
        <w:rPr>
          <w:rFonts w:ascii="Times New Roman" w:hAnsi="Times New Roman" w:cs="Times New Roman"/>
          <w:b/>
          <w:bCs/>
        </w:rPr>
        <w:t>104</w:t>
      </w:r>
      <w:r w:rsidRPr="00E00FDF">
        <w:rPr>
          <w:rFonts w:ascii="Times New Roman" w:hAnsi="Times New Roman" w:cs="Times New Roman"/>
        </w:rPr>
        <w:t>, 27–43.</w:t>
      </w:r>
    </w:p>
    <w:p w14:paraId="3FD78589" w14:textId="77777777" w:rsidR="001F71F2" w:rsidRPr="00E00FDF" w:rsidRDefault="005861BF">
      <w:pPr>
        <w:pStyle w:val="Bibliography"/>
        <w:rPr>
          <w:rFonts w:ascii="Times New Roman" w:hAnsi="Times New Roman" w:cs="Times New Roman"/>
        </w:rPr>
      </w:pPr>
      <w:bookmarkStart w:id="67" w:name="ref-amiel_hotter_2012"/>
      <w:bookmarkEnd w:id="66"/>
      <w:r w:rsidRPr="00E00FDF">
        <w:rPr>
          <w:rFonts w:ascii="Times New Roman" w:hAnsi="Times New Roman" w:cs="Times New Roman"/>
          <w:b/>
          <w:bCs/>
        </w:rPr>
        <w:t>Amiel, J. J. and Shine, R.</w:t>
      </w:r>
      <w:r w:rsidRPr="00E00FDF">
        <w:rPr>
          <w:rFonts w:ascii="Times New Roman" w:hAnsi="Times New Roman" w:cs="Times New Roman"/>
        </w:rPr>
        <w:t xml:space="preserve"> (2012). </w:t>
      </w:r>
      <w:hyperlink r:id="rId9">
        <w:r w:rsidRPr="00E00FDF">
          <w:rPr>
            <w:rStyle w:val="Hyperlink"/>
            <w:rFonts w:ascii="Times New Roman" w:hAnsi="Times New Roman" w:cs="Times New Roman"/>
          </w:rPr>
          <w:t>Hotter nests produce smarter young lizards</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8</w:t>
      </w:r>
      <w:r w:rsidRPr="00E00FDF">
        <w:rPr>
          <w:rFonts w:ascii="Times New Roman" w:hAnsi="Times New Roman" w:cs="Times New Roman"/>
        </w:rPr>
        <w:t>, 372–374.</w:t>
      </w:r>
    </w:p>
    <w:p w14:paraId="3FD7858A" w14:textId="77777777" w:rsidR="001F71F2" w:rsidRPr="00E00FDF" w:rsidRDefault="005861BF">
      <w:pPr>
        <w:pStyle w:val="Bibliography"/>
        <w:rPr>
          <w:rFonts w:ascii="Times New Roman" w:hAnsi="Times New Roman" w:cs="Times New Roman"/>
        </w:rPr>
      </w:pPr>
      <w:bookmarkStart w:id="68" w:name="ref-amiel_egg_2014"/>
      <w:bookmarkEnd w:id="67"/>
      <w:r w:rsidRPr="00E00FDF">
        <w:rPr>
          <w:rFonts w:ascii="Times New Roman" w:hAnsi="Times New Roman" w:cs="Times New Roman"/>
          <w:b/>
          <w:bCs/>
        </w:rPr>
        <w:t>Amiel, J. J., Lindström, T. and Shine, R.</w:t>
      </w:r>
      <w:r w:rsidRPr="00E00FDF">
        <w:rPr>
          <w:rFonts w:ascii="Times New Roman" w:hAnsi="Times New Roman" w:cs="Times New Roman"/>
        </w:rPr>
        <w:t xml:space="preserve"> (2014). </w:t>
      </w:r>
      <w:hyperlink r:id="rId10">
        <w:r w:rsidRPr="00E00FDF">
          <w:rPr>
            <w:rStyle w:val="Hyperlink"/>
            <w:rFonts w:ascii="Times New Roman" w:hAnsi="Times New Roman" w:cs="Times New Roman"/>
          </w:rPr>
          <w:t>Egg incubation effects generate positive correlations between size, speed and learning ability in young lizards</w:t>
        </w:r>
      </w:hyperlink>
      <w:r w:rsidRPr="00E00FDF">
        <w:rPr>
          <w:rFonts w:ascii="Times New Roman" w:hAnsi="Times New Roman" w:cs="Times New Roman"/>
        </w:rPr>
        <w:t xml:space="preserve">. </w:t>
      </w:r>
      <w:r w:rsidRPr="00E00FDF">
        <w:rPr>
          <w:rFonts w:ascii="Times New Roman" w:hAnsi="Times New Roman" w:cs="Times New Roman"/>
          <w:i/>
          <w:iCs/>
        </w:rPr>
        <w:t>Animal Cognition</w:t>
      </w:r>
      <w:r w:rsidRPr="00E00FDF">
        <w:rPr>
          <w:rFonts w:ascii="Times New Roman" w:hAnsi="Times New Roman" w:cs="Times New Roman"/>
        </w:rPr>
        <w:t xml:space="preserve"> </w:t>
      </w:r>
      <w:r w:rsidRPr="00E00FDF">
        <w:rPr>
          <w:rFonts w:ascii="Times New Roman" w:hAnsi="Times New Roman" w:cs="Times New Roman"/>
          <w:b/>
          <w:bCs/>
        </w:rPr>
        <w:t>17</w:t>
      </w:r>
      <w:r w:rsidRPr="00E00FDF">
        <w:rPr>
          <w:rFonts w:ascii="Times New Roman" w:hAnsi="Times New Roman" w:cs="Times New Roman"/>
        </w:rPr>
        <w:t>, 337–347.</w:t>
      </w:r>
    </w:p>
    <w:p w14:paraId="3FD7858B" w14:textId="77777777" w:rsidR="001F71F2" w:rsidRPr="00E00FDF" w:rsidRDefault="005861BF">
      <w:pPr>
        <w:pStyle w:val="Bibliography"/>
        <w:rPr>
          <w:rFonts w:ascii="Times New Roman" w:hAnsi="Times New Roman" w:cs="Times New Roman"/>
        </w:rPr>
      </w:pPr>
      <w:bookmarkStart w:id="69" w:name="ref-amiel_effects_2017"/>
      <w:bookmarkEnd w:id="68"/>
      <w:r w:rsidRPr="00E00FDF">
        <w:rPr>
          <w:rFonts w:ascii="Times New Roman" w:hAnsi="Times New Roman" w:cs="Times New Roman"/>
          <w:b/>
          <w:bCs/>
        </w:rPr>
        <w:t>Amiel, J. J., Bao, S. and Shine, R.</w:t>
      </w:r>
      <w:r w:rsidRPr="00E00FDF">
        <w:rPr>
          <w:rFonts w:ascii="Times New Roman" w:hAnsi="Times New Roman" w:cs="Times New Roman"/>
        </w:rPr>
        <w:t xml:space="preserve"> (2017). </w:t>
      </w:r>
      <w:hyperlink r:id="rId11">
        <w:r w:rsidRPr="00E00FDF">
          <w:rPr>
            <w:rStyle w:val="Hyperlink"/>
            <w:rFonts w:ascii="Times New Roman" w:hAnsi="Times New Roman" w:cs="Times New Roman"/>
          </w:rPr>
          <w:t>The effects of incubation temperature on the development of the cortical forebrain in a lizard</w:t>
        </w:r>
      </w:hyperlink>
      <w:r w:rsidRPr="00E00FDF">
        <w:rPr>
          <w:rFonts w:ascii="Times New Roman" w:hAnsi="Times New Roman" w:cs="Times New Roman"/>
        </w:rPr>
        <w:t xml:space="preserve">. </w:t>
      </w:r>
      <w:r w:rsidRPr="00E00FDF">
        <w:rPr>
          <w:rFonts w:ascii="Times New Roman" w:hAnsi="Times New Roman" w:cs="Times New Roman"/>
          <w:i/>
          <w:iCs/>
        </w:rPr>
        <w:t>Animal Cognition</w:t>
      </w:r>
      <w:r w:rsidRPr="00E00FDF">
        <w:rPr>
          <w:rFonts w:ascii="Times New Roman" w:hAnsi="Times New Roman" w:cs="Times New Roman"/>
        </w:rPr>
        <w:t xml:space="preserve"> </w:t>
      </w:r>
      <w:r w:rsidRPr="00E00FDF">
        <w:rPr>
          <w:rFonts w:ascii="Times New Roman" w:hAnsi="Times New Roman" w:cs="Times New Roman"/>
          <w:b/>
          <w:bCs/>
        </w:rPr>
        <w:t>20</w:t>
      </w:r>
      <w:r w:rsidRPr="00E00FDF">
        <w:rPr>
          <w:rFonts w:ascii="Times New Roman" w:hAnsi="Times New Roman" w:cs="Times New Roman"/>
        </w:rPr>
        <w:t>, 117–125.</w:t>
      </w:r>
    </w:p>
    <w:p w14:paraId="3FD7858C" w14:textId="77777777" w:rsidR="001F71F2" w:rsidRPr="00E00FDF" w:rsidRDefault="005861BF">
      <w:pPr>
        <w:pStyle w:val="Bibliography"/>
        <w:rPr>
          <w:rFonts w:ascii="Times New Roman" w:hAnsi="Times New Roman" w:cs="Times New Roman"/>
        </w:rPr>
      </w:pPr>
      <w:bookmarkStart w:id="70" w:name="ref-buchanan_condition_2013"/>
      <w:bookmarkEnd w:id="69"/>
      <w:r w:rsidRPr="00E00FDF">
        <w:rPr>
          <w:rFonts w:ascii="Times New Roman" w:hAnsi="Times New Roman" w:cs="Times New Roman"/>
          <w:b/>
          <w:bCs/>
        </w:rPr>
        <w:t>Buchanan, K. L., Grindstaff, J. L. and Pravosudov, V. V.</w:t>
      </w:r>
      <w:r w:rsidRPr="00E00FDF">
        <w:rPr>
          <w:rFonts w:ascii="Times New Roman" w:hAnsi="Times New Roman" w:cs="Times New Roman"/>
        </w:rPr>
        <w:t xml:space="preserve"> (2013). </w:t>
      </w:r>
      <w:hyperlink r:id="rId12">
        <w:r w:rsidRPr="00E00FDF">
          <w:rPr>
            <w:rStyle w:val="Hyperlink"/>
            <w:rFonts w:ascii="Times New Roman" w:hAnsi="Times New Roman" w:cs="Times New Roman"/>
          </w:rPr>
          <w:t>Condition dependence, developmental plasticity, and cognition: Implications for ecology and evolution</w:t>
        </w:r>
      </w:hyperlink>
      <w:r w:rsidRPr="00E00FDF">
        <w:rPr>
          <w:rFonts w:ascii="Times New Roman" w:hAnsi="Times New Roman" w:cs="Times New Roman"/>
        </w:rPr>
        <w:t xml:space="preserve">. </w:t>
      </w:r>
      <w:r w:rsidRPr="00E00FDF">
        <w:rPr>
          <w:rFonts w:ascii="Times New Roman" w:hAnsi="Times New Roman" w:cs="Times New Roman"/>
          <w:i/>
          <w:iCs/>
        </w:rPr>
        <w:t>Trends in Ecology &amp; Evolution</w:t>
      </w:r>
      <w:r w:rsidRPr="00E00FDF">
        <w:rPr>
          <w:rFonts w:ascii="Times New Roman" w:hAnsi="Times New Roman" w:cs="Times New Roman"/>
        </w:rPr>
        <w:t xml:space="preserve"> </w:t>
      </w:r>
      <w:r w:rsidRPr="00E00FDF">
        <w:rPr>
          <w:rFonts w:ascii="Times New Roman" w:hAnsi="Times New Roman" w:cs="Times New Roman"/>
          <w:b/>
          <w:bCs/>
        </w:rPr>
        <w:t>28</w:t>
      </w:r>
      <w:r w:rsidRPr="00E00FDF">
        <w:rPr>
          <w:rFonts w:ascii="Times New Roman" w:hAnsi="Times New Roman" w:cs="Times New Roman"/>
        </w:rPr>
        <w:t>, 290–296.</w:t>
      </w:r>
    </w:p>
    <w:p w14:paraId="3FD7858D" w14:textId="77777777" w:rsidR="001F71F2" w:rsidRPr="00E00FDF" w:rsidRDefault="005861BF">
      <w:pPr>
        <w:pStyle w:val="Bibliography"/>
        <w:rPr>
          <w:rFonts w:ascii="Times New Roman" w:hAnsi="Times New Roman" w:cs="Times New Roman"/>
        </w:rPr>
      </w:pPr>
      <w:bookmarkStart w:id="71" w:name="ref-burkner2017brms"/>
      <w:bookmarkEnd w:id="70"/>
      <w:r w:rsidRPr="00E00FDF">
        <w:rPr>
          <w:rFonts w:ascii="Times New Roman" w:hAnsi="Times New Roman" w:cs="Times New Roman"/>
          <w:b/>
          <w:bCs/>
        </w:rPr>
        <w:t>Bürkner, P.-C.</w:t>
      </w:r>
      <w:r w:rsidRPr="00E00FDF">
        <w:rPr>
          <w:rFonts w:ascii="Times New Roman" w:hAnsi="Times New Roman" w:cs="Times New Roman"/>
        </w:rPr>
        <w:t xml:space="preserve"> (2017). Brms: An r package for bayesian multilevel models using stan. </w:t>
      </w:r>
      <w:r w:rsidRPr="00E00FDF">
        <w:rPr>
          <w:rFonts w:ascii="Times New Roman" w:hAnsi="Times New Roman" w:cs="Times New Roman"/>
          <w:i/>
          <w:iCs/>
        </w:rPr>
        <w:t>Journal of statistical software</w:t>
      </w:r>
      <w:r w:rsidRPr="00E00FDF">
        <w:rPr>
          <w:rFonts w:ascii="Times New Roman" w:hAnsi="Times New Roman" w:cs="Times New Roman"/>
        </w:rPr>
        <w:t xml:space="preserve"> </w:t>
      </w:r>
      <w:r w:rsidRPr="00E00FDF">
        <w:rPr>
          <w:rFonts w:ascii="Times New Roman" w:hAnsi="Times New Roman" w:cs="Times New Roman"/>
          <w:b/>
          <w:bCs/>
        </w:rPr>
        <w:t>80</w:t>
      </w:r>
      <w:r w:rsidRPr="00E00FDF">
        <w:rPr>
          <w:rFonts w:ascii="Times New Roman" w:hAnsi="Times New Roman" w:cs="Times New Roman"/>
        </w:rPr>
        <w:t>, 1–28.</w:t>
      </w:r>
    </w:p>
    <w:p w14:paraId="3FD7858E" w14:textId="77777777" w:rsidR="001F71F2" w:rsidRPr="00E00FDF" w:rsidRDefault="005861BF">
      <w:pPr>
        <w:pStyle w:val="Bibliography"/>
        <w:rPr>
          <w:rFonts w:ascii="Times New Roman" w:hAnsi="Times New Roman" w:cs="Times New Roman"/>
        </w:rPr>
      </w:pPr>
      <w:bookmarkStart w:id="72" w:name="ref-cao2014ampk"/>
      <w:bookmarkEnd w:id="71"/>
      <w:r w:rsidRPr="00E00FDF">
        <w:rPr>
          <w:rFonts w:ascii="Times New Roman" w:hAnsi="Times New Roman" w:cs="Times New Roman"/>
          <w:b/>
          <w:bCs/>
        </w:rPr>
        <w:lastRenderedPageBreak/>
        <w:t>Cao, K., Zheng, A., Xu, J., Li, H., Liu, J., Peng, Y., Long, J., Zou, X., Li, Y., Chen, C., et al.</w:t>
      </w:r>
      <w:r w:rsidRPr="00E00FDF">
        <w:rPr>
          <w:rFonts w:ascii="Times New Roman" w:hAnsi="Times New Roman" w:cs="Times New Roman"/>
        </w:rPr>
        <w:t xml:space="preserve"> (2014). AMPK activation prevents prenatal stress-induced cognitive impairment: Modulation of mitochondrial content and oxidative stress. </w:t>
      </w:r>
      <w:r w:rsidRPr="00E00FDF">
        <w:rPr>
          <w:rFonts w:ascii="Times New Roman" w:hAnsi="Times New Roman" w:cs="Times New Roman"/>
          <w:i/>
          <w:iCs/>
        </w:rPr>
        <w:t>Free Radical Biology and Medicine</w:t>
      </w:r>
      <w:r w:rsidRPr="00E00FDF">
        <w:rPr>
          <w:rFonts w:ascii="Times New Roman" w:hAnsi="Times New Roman" w:cs="Times New Roman"/>
        </w:rPr>
        <w:t xml:space="preserve"> </w:t>
      </w:r>
      <w:r w:rsidRPr="00E00FDF">
        <w:rPr>
          <w:rFonts w:ascii="Times New Roman" w:hAnsi="Times New Roman" w:cs="Times New Roman"/>
          <w:b/>
          <w:bCs/>
        </w:rPr>
        <w:t>75</w:t>
      </w:r>
      <w:r w:rsidRPr="00E00FDF">
        <w:rPr>
          <w:rFonts w:ascii="Times New Roman" w:hAnsi="Times New Roman" w:cs="Times New Roman"/>
        </w:rPr>
        <w:t>, 156–166.</w:t>
      </w:r>
    </w:p>
    <w:p w14:paraId="3FD7858F" w14:textId="77777777" w:rsidR="001F71F2" w:rsidRPr="00E00FDF" w:rsidRDefault="005861BF">
      <w:pPr>
        <w:pStyle w:val="Bibliography"/>
        <w:rPr>
          <w:rFonts w:ascii="Times New Roman" w:hAnsi="Times New Roman" w:cs="Times New Roman"/>
        </w:rPr>
      </w:pPr>
      <w:bookmarkStart w:id="73" w:name="ref-carazo_sex_2014"/>
      <w:bookmarkEnd w:id="72"/>
      <w:r w:rsidRPr="00E00FDF">
        <w:rPr>
          <w:rFonts w:ascii="Times New Roman" w:hAnsi="Times New Roman" w:cs="Times New Roman"/>
          <w:b/>
          <w:bCs/>
        </w:rPr>
        <w:t>Carazo, P., Noble, D. W. A., Chandrasoma, D. and Whiting, M. J.</w:t>
      </w:r>
      <w:r w:rsidRPr="00E00FDF">
        <w:rPr>
          <w:rFonts w:ascii="Times New Roman" w:hAnsi="Times New Roman" w:cs="Times New Roman"/>
        </w:rPr>
        <w:t xml:space="preserve"> (2014). </w:t>
      </w:r>
      <w:hyperlink r:id="rId13">
        <w:r w:rsidRPr="00E00FDF">
          <w:rPr>
            <w:rStyle w:val="Hyperlink"/>
            <w:rFonts w:ascii="Times New Roman" w:hAnsi="Times New Roman" w:cs="Times New Roman"/>
          </w:rPr>
          <w:t>Sex and boldness explain individual differences in spatial learning in a lizard</w:t>
        </w:r>
      </w:hyperlink>
      <w:r w:rsidRPr="00E00FDF">
        <w:rPr>
          <w:rFonts w:ascii="Times New Roman" w:hAnsi="Times New Roman" w:cs="Times New Roman"/>
        </w:rPr>
        <w:t xml:space="preserve">. </w:t>
      </w:r>
      <w:r w:rsidRPr="00E00FDF">
        <w:rPr>
          <w:rFonts w:ascii="Times New Roman" w:hAnsi="Times New Roman" w:cs="Times New Roman"/>
          <w:i/>
          <w:iCs/>
        </w:rPr>
        <w:t>Proceedings of the Royal Society B: Biological Sciences</w:t>
      </w:r>
      <w:r w:rsidRPr="00E00FDF">
        <w:rPr>
          <w:rFonts w:ascii="Times New Roman" w:hAnsi="Times New Roman" w:cs="Times New Roman"/>
        </w:rPr>
        <w:t xml:space="preserve"> </w:t>
      </w:r>
      <w:r w:rsidRPr="00E00FDF">
        <w:rPr>
          <w:rFonts w:ascii="Times New Roman" w:hAnsi="Times New Roman" w:cs="Times New Roman"/>
          <w:b/>
          <w:bCs/>
        </w:rPr>
        <w:t>281</w:t>
      </w:r>
      <w:r w:rsidRPr="00E00FDF">
        <w:rPr>
          <w:rFonts w:ascii="Times New Roman" w:hAnsi="Times New Roman" w:cs="Times New Roman"/>
        </w:rPr>
        <w:t>, 20133275.</w:t>
      </w:r>
    </w:p>
    <w:p w14:paraId="3FD78590" w14:textId="77777777" w:rsidR="001F71F2" w:rsidRPr="00E00FDF" w:rsidRDefault="005861BF">
      <w:pPr>
        <w:pStyle w:val="Bibliography"/>
        <w:rPr>
          <w:rFonts w:ascii="Times New Roman" w:hAnsi="Times New Roman" w:cs="Times New Roman"/>
        </w:rPr>
      </w:pPr>
      <w:bookmarkStart w:id="74" w:name="ref-casagrande2023mitochondrial"/>
      <w:bookmarkEnd w:id="73"/>
      <w:r w:rsidRPr="00E00FDF">
        <w:rPr>
          <w:rFonts w:ascii="Times New Roman" w:hAnsi="Times New Roman" w:cs="Times New Roman"/>
          <w:b/>
          <w:bCs/>
        </w:rPr>
        <w:t>Casagrande, S., Dzialo, M., Trost, L., Malkoc, K., Sadowska, E. T., Hau, M., Pierce, B., McWilliams, S. and Bauchinger, U.</w:t>
      </w:r>
      <w:r w:rsidRPr="00E00FDF">
        <w:rPr>
          <w:rFonts w:ascii="Times New Roman" w:hAnsi="Times New Roman" w:cs="Times New Roman"/>
        </w:rPr>
        <w:t xml:space="preserve"> (2023). Mitochondrial metabolism in blood more reliably predicts whole-animal energy needs compared to other tissues. </w:t>
      </w:r>
      <w:r w:rsidRPr="00E00FDF">
        <w:rPr>
          <w:rFonts w:ascii="Times New Roman" w:hAnsi="Times New Roman" w:cs="Times New Roman"/>
          <w:i/>
          <w:iCs/>
        </w:rPr>
        <w:t>Iscience</w:t>
      </w:r>
      <w:r w:rsidRPr="00E00FDF">
        <w:rPr>
          <w:rFonts w:ascii="Times New Roman" w:hAnsi="Times New Roman" w:cs="Times New Roman"/>
        </w:rPr>
        <w:t xml:space="preserve"> </w:t>
      </w:r>
      <w:r w:rsidRPr="00E00FDF">
        <w:rPr>
          <w:rFonts w:ascii="Times New Roman" w:hAnsi="Times New Roman" w:cs="Times New Roman"/>
          <w:b/>
          <w:bCs/>
        </w:rPr>
        <w:t>26</w:t>
      </w:r>
      <w:r w:rsidRPr="00E00FDF">
        <w:rPr>
          <w:rFonts w:ascii="Times New Roman" w:hAnsi="Times New Roman" w:cs="Times New Roman"/>
        </w:rPr>
        <w:t>,.</w:t>
      </w:r>
    </w:p>
    <w:p w14:paraId="3FD78591" w14:textId="77777777" w:rsidR="001F71F2" w:rsidRPr="00E00FDF" w:rsidRDefault="005861BF">
      <w:pPr>
        <w:pStyle w:val="Bibliography"/>
        <w:rPr>
          <w:rFonts w:ascii="Times New Roman" w:hAnsi="Times New Roman" w:cs="Times New Roman"/>
        </w:rPr>
      </w:pPr>
      <w:bookmarkStart w:id="75" w:name="ref-cheetham2011embryonic"/>
      <w:bookmarkEnd w:id="74"/>
      <w:r w:rsidRPr="00E00FDF">
        <w:rPr>
          <w:rFonts w:ascii="Times New Roman" w:hAnsi="Times New Roman" w:cs="Times New Roman"/>
          <w:b/>
          <w:bCs/>
        </w:rPr>
        <w:t>Cheetham, E., Doody, J. S., Stewart, B. and Harlow, P.</w:t>
      </w:r>
      <w:r w:rsidRPr="00E00FDF">
        <w:rPr>
          <w:rFonts w:ascii="Times New Roman" w:hAnsi="Times New Roman" w:cs="Times New Roman"/>
        </w:rPr>
        <w:t xml:space="preserve"> (2011). </w:t>
      </w:r>
      <w:hyperlink r:id="rId14">
        <w:r w:rsidRPr="00E00FDF">
          <w:rPr>
            <w:rStyle w:val="Hyperlink"/>
            <w:rFonts w:ascii="Times New Roman" w:hAnsi="Times New Roman" w:cs="Times New Roman"/>
          </w:rPr>
          <w:t>Embryonic mortality as a cost of communal nesting in the delicate skink</w:t>
        </w:r>
      </w:hyperlink>
      <w:r w:rsidRPr="00E00FDF">
        <w:rPr>
          <w:rFonts w:ascii="Times New Roman" w:hAnsi="Times New Roman" w:cs="Times New Roman"/>
        </w:rPr>
        <w:t xml:space="preserve">. </w:t>
      </w:r>
      <w:r w:rsidRPr="00E00FDF">
        <w:rPr>
          <w:rFonts w:ascii="Times New Roman" w:hAnsi="Times New Roman" w:cs="Times New Roman"/>
          <w:i/>
          <w:iCs/>
        </w:rPr>
        <w:t>Journal of Zoology</w:t>
      </w:r>
      <w:r w:rsidRPr="00E00FDF">
        <w:rPr>
          <w:rFonts w:ascii="Times New Roman" w:hAnsi="Times New Roman" w:cs="Times New Roman"/>
        </w:rPr>
        <w:t xml:space="preserve"> </w:t>
      </w:r>
      <w:r w:rsidRPr="00E00FDF">
        <w:rPr>
          <w:rFonts w:ascii="Times New Roman" w:hAnsi="Times New Roman" w:cs="Times New Roman"/>
          <w:b/>
          <w:bCs/>
        </w:rPr>
        <w:t>283</w:t>
      </w:r>
      <w:r w:rsidRPr="00E00FDF">
        <w:rPr>
          <w:rFonts w:ascii="Times New Roman" w:hAnsi="Times New Roman" w:cs="Times New Roman"/>
        </w:rPr>
        <w:t>, 234–242.</w:t>
      </w:r>
    </w:p>
    <w:p w14:paraId="3FD78592" w14:textId="77777777" w:rsidR="001F71F2" w:rsidRPr="00E00FDF" w:rsidRDefault="005861BF">
      <w:pPr>
        <w:pStyle w:val="Bibliography"/>
        <w:rPr>
          <w:rFonts w:ascii="Times New Roman" w:hAnsi="Times New Roman" w:cs="Times New Roman"/>
        </w:rPr>
      </w:pPr>
      <w:bookmarkStart w:id="76" w:name="ref-costantini2011meta"/>
      <w:bookmarkEnd w:id="75"/>
      <w:r w:rsidRPr="00E00FDF">
        <w:rPr>
          <w:rFonts w:ascii="Times New Roman" w:hAnsi="Times New Roman" w:cs="Times New Roman"/>
          <w:b/>
          <w:bCs/>
        </w:rPr>
        <w:t>Costantini, D., Marasco, V. and Møller, A. P.</w:t>
      </w:r>
      <w:r w:rsidRPr="00E00FDF">
        <w:rPr>
          <w:rFonts w:ascii="Times New Roman" w:hAnsi="Times New Roman" w:cs="Times New Roman"/>
        </w:rPr>
        <w:t xml:space="preserve"> (2011). A meta-analysis of glucocorticoids as modulators of oxidative stress in vertebrates. </w:t>
      </w:r>
      <w:r w:rsidRPr="00E00FDF">
        <w:rPr>
          <w:rFonts w:ascii="Times New Roman" w:hAnsi="Times New Roman" w:cs="Times New Roman"/>
          <w:i/>
          <w:iCs/>
        </w:rPr>
        <w:t>Journal of Comparative Physiology B</w:t>
      </w:r>
      <w:r w:rsidRPr="00E00FDF">
        <w:rPr>
          <w:rFonts w:ascii="Times New Roman" w:hAnsi="Times New Roman" w:cs="Times New Roman"/>
        </w:rPr>
        <w:t xml:space="preserve"> </w:t>
      </w:r>
      <w:r w:rsidRPr="00E00FDF">
        <w:rPr>
          <w:rFonts w:ascii="Times New Roman" w:hAnsi="Times New Roman" w:cs="Times New Roman"/>
          <w:b/>
          <w:bCs/>
        </w:rPr>
        <w:t>181</w:t>
      </w:r>
      <w:r w:rsidRPr="00E00FDF">
        <w:rPr>
          <w:rFonts w:ascii="Times New Roman" w:hAnsi="Times New Roman" w:cs="Times New Roman"/>
        </w:rPr>
        <w:t>, 447–456.</w:t>
      </w:r>
    </w:p>
    <w:p w14:paraId="3FD78593" w14:textId="77777777" w:rsidR="001F71F2" w:rsidRPr="00E00FDF" w:rsidRDefault="005861BF">
      <w:pPr>
        <w:pStyle w:val="Bibliography"/>
        <w:rPr>
          <w:rFonts w:ascii="Times New Roman" w:hAnsi="Times New Roman" w:cs="Times New Roman"/>
        </w:rPr>
      </w:pPr>
      <w:bookmarkStart w:id="77" w:name="ref-Crino_2023"/>
      <w:bookmarkEnd w:id="76"/>
      <w:r w:rsidRPr="00E00FDF">
        <w:rPr>
          <w:rFonts w:ascii="Times New Roman" w:hAnsi="Times New Roman" w:cs="Times New Roman"/>
          <w:b/>
          <w:bCs/>
        </w:rPr>
        <w:t>Crino, O. L., Bonduriansky, R., Martin, L. B. and Noble, D. W. A.</w:t>
      </w:r>
      <w:r w:rsidRPr="00E00FDF">
        <w:rPr>
          <w:rFonts w:ascii="Times New Roman" w:hAnsi="Times New Roman" w:cs="Times New Roman"/>
        </w:rPr>
        <w:t xml:space="preserve"> (2023). A conceptual framework for understanding stressinduced physiological and transgenerational effects on population responses to climate change. </w:t>
      </w:r>
      <w:r w:rsidRPr="00E00FDF">
        <w:rPr>
          <w:rFonts w:ascii="Times New Roman" w:hAnsi="Times New Roman" w:cs="Times New Roman"/>
          <w:i/>
          <w:iCs/>
        </w:rPr>
        <w:t>Evolution Letters</w:t>
      </w:r>
      <w:r w:rsidRPr="00E00FDF">
        <w:rPr>
          <w:rFonts w:ascii="Times New Roman" w:hAnsi="Times New Roman" w:cs="Times New Roman"/>
        </w:rPr>
        <w:t>.</w:t>
      </w:r>
    </w:p>
    <w:p w14:paraId="3FD78594" w14:textId="77777777" w:rsidR="001F71F2" w:rsidRPr="00E00FDF" w:rsidRDefault="005861BF">
      <w:pPr>
        <w:pStyle w:val="Bibliography"/>
        <w:rPr>
          <w:rFonts w:ascii="Times New Roman" w:hAnsi="Times New Roman" w:cs="Times New Roman"/>
        </w:rPr>
      </w:pPr>
      <w:bookmarkStart w:id="78" w:name="ref-crino2024eggs"/>
      <w:bookmarkEnd w:id="77"/>
      <w:r w:rsidRPr="00E00FDF">
        <w:rPr>
          <w:rFonts w:ascii="Times New Roman" w:hAnsi="Times New Roman" w:cs="Times New Roman"/>
          <w:b/>
          <w:bCs/>
        </w:rPr>
        <w:t>Crino, O. L., Wild, K. H., Friesen, C. R., Leibold, D., Laven, N., Peardon, A. Y., Recio, P., Salin, K. and Noble, D. W.</w:t>
      </w:r>
      <w:r w:rsidRPr="00E00FDF">
        <w:rPr>
          <w:rFonts w:ascii="Times New Roman" w:hAnsi="Times New Roman" w:cs="Times New Roman"/>
        </w:rPr>
        <w:t xml:space="preserve"> (2024). From eggs to adulthood: Sustained effects of early developmental temperature and corticosterone exposure on physiology and body size in an australian lizard. </w:t>
      </w:r>
      <w:r w:rsidRPr="00E00FDF">
        <w:rPr>
          <w:rFonts w:ascii="Times New Roman" w:hAnsi="Times New Roman" w:cs="Times New Roman"/>
          <w:i/>
          <w:iCs/>
        </w:rPr>
        <w:t>Journal of Experimental Biology</w:t>
      </w:r>
      <w:r w:rsidRPr="00E00FDF">
        <w:rPr>
          <w:rFonts w:ascii="Times New Roman" w:hAnsi="Times New Roman" w:cs="Times New Roman"/>
        </w:rPr>
        <w:t xml:space="preserve"> </w:t>
      </w:r>
      <w:r w:rsidRPr="00E00FDF">
        <w:rPr>
          <w:rFonts w:ascii="Times New Roman" w:hAnsi="Times New Roman" w:cs="Times New Roman"/>
          <w:b/>
          <w:bCs/>
        </w:rPr>
        <w:t>227</w:t>
      </w:r>
      <w:r w:rsidRPr="00E00FDF">
        <w:rPr>
          <w:rFonts w:ascii="Times New Roman" w:hAnsi="Times New Roman" w:cs="Times New Roman"/>
        </w:rPr>
        <w:t>,.</w:t>
      </w:r>
    </w:p>
    <w:p w14:paraId="3FD78595" w14:textId="77777777" w:rsidR="001F71F2" w:rsidRPr="00E00FDF" w:rsidRDefault="005861BF">
      <w:pPr>
        <w:pStyle w:val="Bibliography"/>
        <w:rPr>
          <w:rFonts w:ascii="Times New Roman" w:hAnsi="Times New Roman" w:cs="Times New Roman"/>
        </w:rPr>
      </w:pPr>
      <w:bookmarkStart w:id="79" w:name="ref-dayananda_incubation_2017"/>
      <w:bookmarkEnd w:id="78"/>
      <w:r w:rsidRPr="00E00FDF">
        <w:rPr>
          <w:rFonts w:ascii="Times New Roman" w:hAnsi="Times New Roman" w:cs="Times New Roman"/>
          <w:b/>
          <w:bCs/>
        </w:rPr>
        <w:t>Dayananda, B. and Webb, J. K.</w:t>
      </w:r>
      <w:r w:rsidRPr="00E00FDF">
        <w:rPr>
          <w:rFonts w:ascii="Times New Roman" w:hAnsi="Times New Roman" w:cs="Times New Roman"/>
        </w:rPr>
        <w:t xml:space="preserve"> (2017). </w:t>
      </w:r>
      <w:hyperlink r:id="rId15">
        <w:r w:rsidRPr="00E00FDF">
          <w:rPr>
            <w:rStyle w:val="Hyperlink"/>
            <w:rFonts w:ascii="Times New Roman" w:hAnsi="Times New Roman" w:cs="Times New Roman"/>
          </w:rPr>
          <w:t>Incubation under climate warming affects learning ability and survival in hatchling lizards</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13</w:t>
      </w:r>
      <w:r w:rsidRPr="00E00FDF">
        <w:rPr>
          <w:rFonts w:ascii="Times New Roman" w:hAnsi="Times New Roman" w:cs="Times New Roman"/>
        </w:rPr>
        <w:t>, 20170002.</w:t>
      </w:r>
    </w:p>
    <w:p w14:paraId="3FD78596" w14:textId="77777777" w:rsidR="001F71F2" w:rsidRPr="00E00FDF" w:rsidRDefault="005861BF">
      <w:pPr>
        <w:pStyle w:val="Bibliography"/>
        <w:rPr>
          <w:rFonts w:ascii="Times New Roman" w:hAnsi="Times New Roman" w:cs="Times New Roman"/>
        </w:rPr>
      </w:pPr>
      <w:bookmarkStart w:id="80" w:name="ref-du_dynamic_2009"/>
      <w:bookmarkEnd w:id="79"/>
      <w:r w:rsidRPr="00E00FDF">
        <w:rPr>
          <w:rFonts w:ascii="Times New Roman" w:hAnsi="Times New Roman" w:cs="Times New Roman"/>
          <w:b/>
          <w:bCs/>
        </w:rPr>
        <w:t>Du, J., Wang, Y., Hunter, R., Wei, Y., Blumenthal, R., Falke, C., Khairova, R., Zhou, R., Yuan, P., Machado-Vieira, R., et al.</w:t>
      </w:r>
      <w:r w:rsidRPr="00E00FDF">
        <w:rPr>
          <w:rFonts w:ascii="Times New Roman" w:hAnsi="Times New Roman" w:cs="Times New Roman"/>
        </w:rPr>
        <w:t xml:space="preserve"> (2009). </w:t>
      </w:r>
      <w:hyperlink r:id="rId16">
        <w:r w:rsidRPr="00E00FDF">
          <w:rPr>
            <w:rStyle w:val="Hyperlink"/>
            <w:rFonts w:ascii="Times New Roman" w:hAnsi="Times New Roman" w:cs="Times New Roman"/>
          </w:rPr>
          <w:t>Dynamic regulation of mitochondrial function by glucocorticoids</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106</w:t>
      </w:r>
      <w:r w:rsidRPr="00E00FDF">
        <w:rPr>
          <w:rFonts w:ascii="Times New Roman" w:hAnsi="Times New Roman" w:cs="Times New Roman"/>
        </w:rPr>
        <w:t>, 3543–3548.</w:t>
      </w:r>
    </w:p>
    <w:p w14:paraId="3FD78597" w14:textId="77777777" w:rsidR="001F71F2" w:rsidRPr="00E00FDF" w:rsidRDefault="005861BF">
      <w:pPr>
        <w:pStyle w:val="Bibliography"/>
        <w:rPr>
          <w:rFonts w:ascii="Times New Roman" w:hAnsi="Times New Roman" w:cs="Times New Roman"/>
        </w:rPr>
      </w:pPr>
      <w:bookmarkStart w:id="81" w:name="ref-dukas_evolutionary_2004"/>
      <w:bookmarkEnd w:id="80"/>
      <w:r w:rsidRPr="00E00FDF">
        <w:rPr>
          <w:rFonts w:ascii="Times New Roman" w:hAnsi="Times New Roman" w:cs="Times New Roman"/>
          <w:b/>
          <w:bCs/>
        </w:rPr>
        <w:t>Dukas, R.</w:t>
      </w:r>
      <w:r w:rsidRPr="00E00FDF">
        <w:rPr>
          <w:rFonts w:ascii="Times New Roman" w:hAnsi="Times New Roman" w:cs="Times New Roman"/>
        </w:rPr>
        <w:t xml:space="preserve"> (2004). </w:t>
      </w:r>
      <w:hyperlink r:id="rId17">
        <w:r w:rsidRPr="00E00FDF">
          <w:rPr>
            <w:rStyle w:val="Hyperlink"/>
            <w:rFonts w:ascii="Times New Roman" w:hAnsi="Times New Roman" w:cs="Times New Roman"/>
          </w:rPr>
          <w:t>Evolutionary Biology of Animal Cognition</w:t>
        </w:r>
      </w:hyperlink>
      <w:r w:rsidRPr="00E00FDF">
        <w:rPr>
          <w:rFonts w:ascii="Times New Roman" w:hAnsi="Times New Roman" w:cs="Times New Roman"/>
        </w:rPr>
        <w:t xml:space="preserve">. </w:t>
      </w:r>
      <w:r w:rsidRPr="00E00FDF">
        <w:rPr>
          <w:rFonts w:ascii="Times New Roman" w:hAnsi="Times New Roman" w:cs="Times New Roman"/>
          <w:i/>
          <w:iCs/>
        </w:rPr>
        <w:t>Annual Review of Ecology, Evolution, and Systematics</w:t>
      </w:r>
      <w:r w:rsidRPr="00E00FDF">
        <w:rPr>
          <w:rFonts w:ascii="Times New Roman" w:hAnsi="Times New Roman" w:cs="Times New Roman"/>
        </w:rPr>
        <w:t xml:space="preserve"> </w:t>
      </w:r>
      <w:r w:rsidRPr="00E00FDF">
        <w:rPr>
          <w:rFonts w:ascii="Times New Roman" w:hAnsi="Times New Roman" w:cs="Times New Roman"/>
          <w:b/>
          <w:bCs/>
        </w:rPr>
        <w:t>35</w:t>
      </w:r>
      <w:r w:rsidRPr="00E00FDF">
        <w:rPr>
          <w:rFonts w:ascii="Times New Roman" w:hAnsi="Times New Roman" w:cs="Times New Roman"/>
        </w:rPr>
        <w:t>, 347–374.</w:t>
      </w:r>
    </w:p>
    <w:p w14:paraId="3FD78598" w14:textId="77777777" w:rsidR="001F71F2" w:rsidRPr="00E00FDF" w:rsidRDefault="005861BF">
      <w:pPr>
        <w:pStyle w:val="Bibliography"/>
        <w:rPr>
          <w:rFonts w:ascii="Times New Roman" w:hAnsi="Times New Roman" w:cs="Times New Roman"/>
        </w:rPr>
      </w:pPr>
      <w:bookmarkStart w:id="82" w:name="ref-finkel_oxidants_2000"/>
      <w:bookmarkEnd w:id="81"/>
      <w:r w:rsidRPr="00E00FDF">
        <w:rPr>
          <w:rFonts w:ascii="Times New Roman" w:hAnsi="Times New Roman" w:cs="Times New Roman"/>
          <w:b/>
          <w:bCs/>
        </w:rPr>
        <w:t>Finkel, T. and Holbrook, N. J.</w:t>
      </w:r>
      <w:r w:rsidRPr="00E00FDF">
        <w:rPr>
          <w:rFonts w:ascii="Times New Roman" w:hAnsi="Times New Roman" w:cs="Times New Roman"/>
        </w:rPr>
        <w:t xml:space="preserve"> (2000). </w:t>
      </w:r>
      <w:hyperlink r:id="rId18">
        <w:r w:rsidRPr="00E00FDF">
          <w:rPr>
            <w:rStyle w:val="Hyperlink"/>
            <w:rFonts w:ascii="Times New Roman" w:hAnsi="Times New Roman" w:cs="Times New Roman"/>
          </w:rPr>
          <w:t>Oxidants, oxidative stress and the biology of ageing</w:t>
        </w:r>
      </w:hyperlink>
      <w:r w:rsidRPr="00E00FDF">
        <w:rPr>
          <w:rFonts w:ascii="Times New Roman" w:hAnsi="Times New Roman" w:cs="Times New Roman"/>
        </w:rPr>
        <w:t xml:space="preserve">. </w:t>
      </w:r>
      <w:r w:rsidRPr="00E00FDF">
        <w:rPr>
          <w:rFonts w:ascii="Times New Roman" w:hAnsi="Times New Roman" w:cs="Times New Roman"/>
          <w:i/>
          <w:iCs/>
        </w:rPr>
        <w:t>Nature</w:t>
      </w:r>
      <w:r w:rsidRPr="00E00FDF">
        <w:rPr>
          <w:rFonts w:ascii="Times New Roman" w:hAnsi="Times New Roman" w:cs="Times New Roman"/>
        </w:rPr>
        <w:t xml:space="preserve"> </w:t>
      </w:r>
      <w:r w:rsidRPr="00E00FDF">
        <w:rPr>
          <w:rFonts w:ascii="Times New Roman" w:hAnsi="Times New Roman" w:cs="Times New Roman"/>
          <w:b/>
          <w:bCs/>
        </w:rPr>
        <w:t>408</w:t>
      </w:r>
      <w:r w:rsidRPr="00E00FDF">
        <w:rPr>
          <w:rFonts w:ascii="Times New Roman" w:hAnsi="Times New Roman" w:cs="Times New Roman"/>
        </w:rPr>
        <w:t>, 239–247.</w:t>
      </w:r>
    </w:p>
    <w:p w14:paraId="3FD78599" w14:textId="77777777" w:rsidR="001F71F2" w:rsidRPr="00E00FDF" w:rsidRDefault="005861BF">
      <w:pPr>
        <w:pStyle w:val="Bibliography"/>
        <w:rPr>
          <w:rFonts w:ascii="Times New Roman" w:hAnsi="Times New Roman" w:cs="Times New Roman"/>
        </w:rPr>
      </w:pPr>
      <w:bookmarkStart w:id="83" w:name="ref-gelman2008scaling"/>
      <w:bookmarkEnd w:id="82"/>
      <w:r w:rsidRPr="00E00FDF">
        <w:rPr>
          <w:rFonts w:ascii="Times New Roman" w:hAnsi="Times New Roman" w:cs="Times New Roman"/>
          <w:b/>
          <w:bCs/>
        </w:rPr>
        <w:t>Gelman, A.</w:t>
      </w:r>
      <w:r w:rsidRPr="00E00FDF">
        <w:rPr>
          <w:rFonts w:ascii="Times New Roman" w:hAnsi="Times New Roman" w:cs="Times New Roman"/>
        </w:rPr>
        <w:t xml:space="preserve"> (2008). Scaling regression inputs by dividing by two standard deviations. </w:t>
      </w:r>
      <w:r w:rsidRPr="00E00FDF">
        <w:rPr>
          <w:rFonts w:ascii="Times New Roman" w:hAnsi="Times New Roman" w:cs="Times New Roman"/>
          <w:i/>
          <w:iCs/>
        </w:rPr>
        <w:t>Statistics in medicine</w:t>
      </w:r>
      <w:r w:rsidRPr="00E00FDF">
        <w:rPr>
          <w:rFonts w:ascii="Times New Roman" w:hAnsi="Times New Roman" w:cs="Times New Roman"/>
        </w:rPr>
        <w:t xml:space="preserve"> </w:t>
      </w:r>
      <w:r w:rsidRPr="00E00FDF">
        <w:rPr>
          <w:rFonts w:ascii="Times New Roman" w:hAnsi="Times New Roman" w:cs="Times New Roman"/>
          <w:b/>
          <w:bCs/>
        </w:rPr>
        <w:t>27</w:t>
      </w:r>
      <w:r w:rsidRPr="00E00FDF">
        <w:rPr>
          <w:rFonts w:ascii="Times New Roman" w:hAnsi="Times New Roman" w:cs="Times New Roman"/>
        </w:rPr>
        <w:t>, 2865–2873.</w:t>
      </w:r>
    </w:p>
    <w:p w14:paraId="3FD7859A" w14:textId="77777777" w:rsidR="001F71F2" w:rsidRPr="00E00FDF" w:rsidRDefault="005861BF">
      <w:pPr>
        <w:pStyle w:val="Bibliography"/>
        <w:rPr>
          <w:rFonts w:ascii="Times New Roman" w:hAnsi="Times New Roman" w:cs="Times New Roman"/>
        </w:rPr>
      </w:pPr>
      <w:bookmarkStart w:id="84" w:name="ref-gong_chronic_2011"/>
      <w:bookmarkEnd w:id="83"/>
      <w:r w:rsidRPr="00E00FDF">
        <w:rPr>
          <w:rFonts w:ascii="Times New Roman" w:hAnsi="Times New Roman" w:cs="Times New Roman"/>
          <w:b/>
          <w:bCs/>
        </w:rPr>
        <w:t>Gong, Y., Chai, Y., Ding, J.-H., Sun, X.-L. and Hu, G.</w:t>
      </w:r>
      <w:r w:rsidRPr="00E00FDF">
        <w:rPr>
          <w:rFonts w:ascii="Times New Roman" w:hAnsi="Times New Roman" w:cs="Times New Roman"/>
        </w:rPr>
        <w:t xml:space="preserve"> (2011). </w:t>
      </w:r>
      <w:hyperlink r:id="rId19">
        <w:r w:rsidRPr="00E00FDF">
          <w:rPr>
            <w:rStyle w:val="Hyperlink"/>
            <w:rFonts w:ascii="Times New Roman" w:hAnsi="Times New Roman" w:cs="Times New Roman"/>
          </w:rPr>
          <w:t>Chronic mild stress damages mitochondrial ultrastructure and function in mouse brain</w:t>
        </w:r>
      </w:hyperlink>
      <w:r w:rsidRPr="00E00FDF">
        <w:rPr>
          <w:rFonts w:ascii="Times New Roman" w:hAnsi="Times New Roman" w:cs="Times New Roman"/>
        </w:rPr>
        <w:t xml:space="preserve">. </w:t>
      </w:r>
      <w:r w:rsidRPr="00E00FDF">
        <w:rPr>
          <w:rFonts w:ascii="Times New Roman" w:hAnsi="Times New Roman" w:cs="Times New Roman"/>
          <w:i/>
          <w:iCs/>
        </w:rPr>
        <w:t>Neuroscience Letters</w:t>
      </w:r>
      <w:r w:rsidRPr="00E00FDF">
        <w:rPr>
          <w:rFonts w:ascii="Times New Roman" w:hAnsi="Times New Roman" w:cs="Times New Roman"/>
        </w:rPr>
        <w:t xml:space="preserve"> </w:t>
      </w:r>
      <w:r w:rsidRPr="00E00FDF">
        <w:rPr>
          <w:rFonts w:ascii="Times New Roman" w:hAnsi="Times New Roman" w:cs="Times New Roman"/>
          <w:b/>
          <w:bCs/>
        </w:rPr>
        <w:t>488</w:t>
      </w:r>
      <w:r w:rsidRPr="00E00FDF">
        <w:rPr>
          <w:rFonts w:ascii="Times New Roman" w:hAnsi="Times New Roman" w:cs="Times New Roman"/>
        </w:rPr>
        <w:t>, 76–80.</w:t>
      </w:r>
    </w:p>
    <w:p w14:paraId="3FD7859B" w14:textId="77777777" w:rsidR="001F71F2" w:rsidRPr="00E00FDF" w:rsidRDefault="005861BF">
      <w:pPr>
        <w:pStyle w:val="Bibliography"/>
        <w:rPr>
          <w:rFonts w:ascii="Times New Roman" w:hAnsi="Times New Roman" w:cs="Times New Roman"/>
        </w:rPr>
      </w:pPr>
      <w:bookmarkStart w:id="85" w:name="ref-hara_presynaptic_2014"/>
      <w:bookmarkEnd w:id="84"/>
      <w:r w:rsidRPr="00E00FDF">
        <w:rPr>
          <w:rFonts w:ascii="Times New Roman" w:hAnsi="Times New Roman" w:cs="Times New Roman"/>
          <w:b/>
          <w:bCs/>
        </w:rPr>
        <w:t>Hara, Y., Yuk, F., Puri, R., Janssen, W. G. M., Rapp, P. R. and Morrison, J. H.</w:t>
      </w:r>
      <w:r w:rsidRPr="00E00FDF">
        <w:rPr>
          <w:rFonts w:ascii="Times New Roman" w:hAnsi="Times New Roman" w:cs="Times New Roman"/>
        </w:rPr>
        <w:t xml:space="preserve"> (2014). </w:t>
      </w:r>
      <w:hyperlink r:id="rId20">
        <w:r w:rsidRPr="00E00FDF">
          <w:rPr>
            <w:rStyle w:val="Hyperlink"/>
            <w:rFonts w:ascii="Times New Roman" w:hAnsi="Times New Roman" w:cs="Times New Roman"/>
          </w:rPr>
          <w:t xml:space="preserve">Presynaptic mitochondrial morphology in monkey prefrontal cortex correlates with working </w:t>
        </w:r>
        <w:r w:rsidRPr="00E00FDF">
          <w:rPr>
            <w:rStyle w:val="Hyperlink"/>
            <w:rFonts w:ascii="Times New Roman" w:hAnsi="Times New Roman" w:cs="Times New Roman"/>
          </w:rPr>
          <w:lastRenderedPageBreak/>
          <w:t>memory and is improved with estrogen treatment</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111</w:t>
      </w:r>
      <w:r w:rsidRPr="00E00FDF">
        <w:rPr>
          <w:rFonts w:ascii="Times New Roman" w:hAnsi="Times New Roman" w:cs="Times New Roman"/>
        </w:rPr>
        <w:t>, 486–491.</w:t>
      </w:r>
    </w:p>
    <w:p w14:paraId="3FD7859C" w14:textId="77777777" w:rsidR="001F71F2" w:rsidRPr="00E00FDF" w:rsidRDefault="005861BF">
      <w:pPr>
        <w:pStyle w:val="Bibliography"/>
        <w:rPr>
          <w:rFonts w:ascii="Times New Roman" w:hAnsi="Times New Roman" w:cs="Times New Roman"/>
        </w:rPr>
      </w:pPr>
      <w:bookmarkStart w:id="86" w:name="ref-haussmann_embryonic_2012"/>
      <w:bookmarkEnd w:id="85"/>
      <w:r w:rsidRPr="00E00FDF">
        <w:rPr>
          <w:rFonts w:ascii="Times New Roman" w:hAnsi="Times New Roman" w:cs="Times New Roman"/>
          <w:b/>
          <w:bCs/>
        </w:rPr>
        <w:t>Haussmann, M. F., Longenecker, A. S., Marchetto, N. M., Juliano, S. A. and Bowden, R. M.</w:t>
      </w:r>
      <w:r w:rsidRPr="00E00FDF">
        <w:rPr>
          <w:rFonts w:ascii="Times New Roman" w:hAnsi="Times New Roman" w:cs="Times New Roman"/>
        </w:rPr>
        <w:t xml:space="preserve"> (2012). </w:t>
      </w:r>
      <w:hyperlink r:id="rId21">
        <w:r w:rsidRPr="00E00FDF">
          <w:rPr>
            <w:rStyle w:val="Hyperlink"/>
            <w:rFonts w:ascii="Times New Roman" w:hAnsi="Times New Roman" w:cs="Times New Roman"/>
          </w:rPr>
          <w:t>Embryonic exposure to corticosterone modifies the juvenile stress response, oxidative stress and telomere length</w:t>
        </w:r>
      </w:hyperlink>
      <w:r w:rsidRPr="00E00FDF">
        <w:rPr>
          <w:rFonts w:ascii="Times New Roman" w:hAnsi="Times New Roman" w:cs="Times New Roman"/>
        </w:rPr>
        <w:t xml:space="preserve">. </w:t>
      </w:r>
      <w:r w:rsidRPr="00E00FDF">
        <w:rPr>
          <w:rFonts w:ascii="Times New Roman" w:hAnsi="Times New Roman" w:cs="Times New Roman"/>
          <w:i/>
          <w:iCs/>
        </w:rPr>
        <w:t>Proceedings of the Royal Society B: Biological Sciences</w:t>
      </w:r>
      <w:r w:rsidRPr="00E00FDF">
        <w:rPr>
          <w:rFonts w:ascii="Times New Roman" w:hAnsi="Times New Roman" w:cs="Times New Roman"/>
        </w:rPr>
        <w:t xml:space="preserve"> </w:t>
      </w:r>
      <w:r w:rsidRPr="00E00FDF">
        <w:rPr>
          <w:rFonts w:ascii="Times New Roman" w:hAnsi="Times New Roman" w:cs="Times New Roman"/>
          <w:b/>
          <w:bCs/>
        </w:rPr>
        <w:t>279</w:t>
      </w:r>
      <w:r w:rsidRPr="00E00FDF">
        <w:rPr>
          <w:rFonts w:ascii="Times New Roman" w:hAnsi="Times New Roman" w:cs="Times New Roman"/>
        </w:rPr>
        <w:t>, 1447–1456.</w:t>
      </w:r>
    </w:p>
    <w:p w14:paraId="3FD7859D" w14:textId="77777777" w:rsidR="001F71F2" w:rsidRPr="00E00FDF" w:rsidRDefault="005861BF">
      <w:pPr>
        <w:pStyle w:val="Bibliography"/>
        <w:rPr>
          <w:rFonts w:ascii="Times New Roman" w:hAnsi="Times New Roman" w:cs="Times New Roman"/>
        </w:rPr>
      </w:pPr>
      <w:bookmarkStart w:id="87" w:name="ref-hoffmann_mitochondrion_2018"/>
      <w:bookmarkEnd w:id="86"/>
      <w:r w:rsidRPr="00E00FDF">
        <w:rPr>
          <w:rFonts w:ascii="Times New Roman" w:hAnsi="Times New Roman" w:cs="Times New Roman"/>
          <w:b/>
          <w:bCs/>
        </w:rPr>
        <w:t>Hoffmann, A. and Spengler, D.</w:t>
      </w:r>
      <w:r w:rsidRPr="00E00FDF">
        <w:rPr>
          <w:rFonts w:ascii="Times New Roman" w:hAnsi="Times New Roman" w:cs="Times New Roman"/>
        </w:rPr>
        <w:t xml:space="preserve"> (2018). </w:t>
      </w:r>
      <w:hyperlink r:id="rId22">
        <w:r w:rsidRPr="00E00FDF">
          <w:rPr>
            <w:rStyle w:val="Hyperlink"/>
            <w:rFonts w:ascii="Times New Roman" w:hAnsi="Times New Roman" w:cs="Times New Roman"/>
          </w:rPr>
          <w:t>The Mitochondrion as Potential Interface in Early-Life Stress Brain Programming</w:t>
        </w:r>
      </w:hyperlink>
      <w:r w:rsidRPr="00E00FDF">
        <w:rPr>
          <w:rFonts w:ascii="Times New Roman" w:hAnsi="Times New Roman" w:cs="Times New Roman"/>
        </w:rPr>
        <w:t xml:space="preserve">. </w:t>
      </w:r>
      <w:r w:rsidRPr="00E00FDF">
        <w:rPr>
          <w:rFonts w:ascii="Times New Roman" w:hAnsi="Times New Roman" w:cs="Times New Roman"/>
          <w:i/>
          <w:iCs/>
        </w:rPr>
        <w:t>Frontiers in Behavioral Neuroscience</w:t>
      </w:r>
      <w:r w:rsidRPr="00E00FDF">
        <w:rPr>
          <w:rFonts w:ascii="Times New Roman" w:hAnsi="Times New Roman" w:cs="Times New Roman"/>
        </w:rPr>
        <w:t xml:space="preserve"> </w:t>
      </w:r>
      <w:r w:rsidRPr="00E00FDF">
        <w:rPr>
          <w:rFonts w:ascii="Times New Roman" w:hAnsi="Times New Roman" w:cs="Times New Roman"/>
          <w:b/>
          <w:bCs/>
        </w:rPr>
        <w:t>12</w:t>
      </w:r>
      <w:r w:rsidRPr="00E00FDF">
        <w:rPr>
          <w:rFonts w:ascii="Times New Roman" w:hAnsi="Times New Roman" w:cs="Times New Roman"/>
        </w:rPr>
        <w:t>, 306.</w:t>
      </w:r>
    </w:p>
    <w:p w14:paraId="3FD7859E" w14:textId="77777777" w:rsidR="001F71F2" w:rsidRPr="00E00FDF" w:rsidRDefault="005861BF">
      <w:pPr>
        <w:pStyle w:val="Bibliography"/>
        <w:rPr>
          <w:rFonts w:ascii="Times New Roman" w:hAnsi="Times New Roman" w:cs="Times New Roman"/>
        </w:rPr>
      </w:pPr>
      <w:bookmarkStart w:id="88" w:name="ref-kline2005principles"/>
      <w:bookmarkEnd w:id="87"/>
      <w:r w:rsidRPr="00E00FDF">
        <w:rPr>
          <w:rFonts w:ascii="Times New Roman" w:hAnsi="Times New Roman" w:cs="Times New Roman"/>
          <w:b/>
          <w:bCs/>
        </w:rPr>
        <w:t>Kline, R. B.</w:t>
      </w:r>
      <w:r w:rsidRPr="00E00FDF">
        <w:rPr>
          <w:rFonts w:ascii="Times New Roman" w:hAnsi="Times New Roman" w:cs="Times New Roman"/>
        </w:rPr>
        <w:t xml:space="preserve"> (2005). Principles and practice of structural equation modeling 2nd ed. </w:t>
      </w:r>
      <w:r w:rsidRPr="00E00FDF">
        <w:rPr>
          <w:rFonts w:ascii="Times New Roman" w:hAnsi="Times New Roman" w:cs="Times New Roman"/>
          <w:i/>
          <w:iCs/>
        </w:rPr>
        <w:t>New York: Guilford</w:t>
      </w:r>
      <w:r w:rsidRPr="00E00FDF">
        <w:rPr>
          <w:rFonts w:ascii="Times New Roman" w:hAnsi="Times New Roman" w:cs="Times New Roman"/>
        </w:rPr>
        <w:t xml:space="preserve"> </w:t>
      </w:r>
      <w:r w:rsidRPr="00E00FDF">
        <w:rPr>
          <w:rFonts w:ascii="Times New Roman" w:hAnsi="Times New Roman" w:cs="Times New Roman"/>
          <w:b/>
          <w:bCs/>
        </w:rPr>
        <w:t>3</w:t>
      </w:r>
      <w:r w:rsidRPr="00E00FDF">
        <w:rPr>
          <w:rFonts w:ascii="Times New Roman" w:hAnsi="Times New Roman" w:cs="Times New Roman"/>
        </w:rPr>
        <w:t>,.</w:t>
      </w:r>
    </w:p>
    <w:p w14:paraId="3FD7859F" w14:textId="77777777" w:rsidR="001F71F2" w:rsidRPr="00E00FDF" w:rsidRDefault="005861BF">
      <w:pPr>
        <w:pStyle w:val="Bibliography"/>
        <w:rPr>
          <w:rFonts w:ascii="Times New Roman" w:hAnsi="Times New Roman" w:cs="Times New Roman"/>
        </w:rPr>
      </w:pPr>
      <w:bookmarkStart w:id="89" w:name="ref-leal_behavioural_2012"/>
      <w:bookmarkEnd w:id="88"/>
      <w:r w:rsidRPr="00E00FDF">
        <w:rPr>
          <w:rFonts w:ascii="Times New Roman" w:hAnsi="Times New Roman" w:cs="Times New Roman"/>
          <w:b/>
          <w:bCs/>
        </w:rPr>
        <w:t>Leal, M. and Powell, B. J.</w:t>
      </w:r>
      <w:r w:rsidRPr="00E00FDF">
        <w:rPr>
          <w:rFonts w:ascii="Times New Roman" w:hAnsi="Times New Roman" w:cs="Times New Roman"/>
        </w:rPr>
        <w:t xml:space="preserve"> (2012). </w:t>
      </w:r>
      <w:hyperlink r:id="rId23">
        <w:r w:rsidRPr="00E00FDF">
          <w:rPr>
            <w:rStyle w:val="Hyperlink"/>
            <w:rFonts w:ascii="Times New Roman" w:hAnsi="Times New Roman" w:cs="Times New Roman"/>
          </w:rPr>
          <w:t>Behavioural flexibility and problem-solving in a tropical lizard</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8</w:t>
      </w:r>
      <w:r w:rsidRPr="00E00FDF">
        <w:rPr>
          <w:rFonts w:ascii="Times New Roman" w:hAnsi="Times New Roman" w:cs="Times New Roman"/>
        </w:rPr>
        <w:t>, 28–30.</w:t>
      </w:r>
    </w:p>
    <w:p w14:paraId="3FD785A0" w14:textId="77777777" w:rsidR="001F71F2" w:rsidRPr="00E00FDF" w:rsidRDefault="005861BF">
      <w:pPr>
        <w:pStyle w:val="Bibliography"/>
        <w:rPr>
          <w:rFonts w:ascii="Times New Roman" w:hAnsi="Times New Roman" w:cs="Times New Roman"/>
        </w:rPr>
      </w:pPr>
      <w:bookmarkStart w:id="90" w:name="ref-lefebvre_taxonomic_2011"/>
      <w:bookmarkEnd w:id="89"/>
      <w:r w:rsidRPr="00E00FDF">
        <w:rPr>
          <w:rFonts w:ascii="Times New Roman" w:hAnsi="Times New Roman" w:cs="Times New Roman"/>
          <w:b/>
          <w:bCs/>
        </w:rPr>
        <w:t>Lefebvre, L.</w:t>
      </w:r>
      <w:r w:rsidRPr="00E00FDF">
        <w:rPr>
          <w:rFonts w:ascii="Times New Roman" w:hAnsi="Times New Roman" w:cs="Times New Roman"/>
        </w:rPr>
        <w:t xml:space="preserve"> (2011). </w:t>
      </w:r>
      <w:hyperlink r:id="rId24">
        <w:r w:rsidRPr="00E00FDF">
          <w:rPr>
            <w:rStyle w:val="Hyperlink"/>
            <w:rFonts w:ascii="Times New Roman" w:hAnsi="Times New Roman" w:cs="Times New Roman"/>
          </w:rPr>
          <w:t>Taxonomic counts of cognition in the wild</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7</w:t>
      </w:r>
      <w:r w:rsidRPr="00E00FDF">
        <w:rPr>
          <w:rFonts w:ascii="Times New Roman" w:hAnsi="Times New Roman" w:cs="Times New Roman"/>
        </w:rPr>
        <w:t>, 631–633.</w:t>
      </w:r>
    </w:p>
    <w:p w14:paraId="3FD785A1" w14:textId="77777777" w:rsidR="001F71F2" w:rsidRPr="00E00FDF" w:rsidRDefault="005861BF">
      <w:pPr>
        <w:pStyle w:val="Bibliography"/>
        <w:rPr>
          <w:rFonts w:ascii="Times New Roman" w:hAnsi="Times New Roman" w:cs="Times New Roman"/>
        </w:rPr>
      </w:pPr>
      <w:bookmarkStart w:id="91" w:name="ref-lemaire_prenatal_2000"/>
      <w:bookmarkEnd w:id="90"/>
      <w:r w:rsidRPr="00E00FDF">
        <w:rPr>
          <w:rFonts w:ascii="Times New Roman" w:hAnsi="Times New Roman" w:cs="Times New Roman"/>
          <w:b/>
          <w:bCs/>
        </w:rPr>
        <w:t>Lemaire, V., Koehl, M., Le Moal, M. and Abrous, D. N.</w:t>
      </w:r>
      <w:r w:rsidRPr="00E00FDF">
        <w:rPr>
          <w:rFonts w:ascii="Times New Roman" w:hAnsi="Times New Roman" w:cs="Times New Roman"/>
        </w:rPr>
        <w:t xml:space="preserve"> (2000). </w:t>
      </w:r>
      <w:hyperlink r:id="rId25">
        <w:r w:rsidRPr="00E00FDF">
          <w:rPr>
            <w:rStyle w:val="Hyperlink"/>
            <w:rFonts w:ascii="Times New Roman" w:hAnsi="Times New Roman" w:cs="Times New Roman"/>
          </w:rPr>
          <w:t>Prenatal stress produces learning deficits associated with an inhibition of neurogenesis in the hippocampus</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97</w:t>
      </w:r>
      <w:r w:rsidRPr="00E00FDF">
        <w:rPr>
          <w:rFonts w:ascii="Times New Roman" w:hAnsi="Times New Roman" w:cs="Times New Roman"/>
        </w:rPr>
        <w:t>, 11032–11037.</w:t>
      </w:r>
    </w:p>
    <w:p w14:paraId="3FD785A2" w14:textId="77777777" w:rsidR="001F71F2" w:rsidRPr="00E00FDF" w:rsidRDefault="005861BF">
      <w:pPr>
        <w:pStyle w:val="Bibliography"/>
        <w:rPr>
          <w:rFonts w:ascii="Times New Roman" w:hAnsi="Times New Roman" w:cs="Times New Roman"/>
        </w:rPr>
      </w:pPr>
      <w:bookmarkStart w:id="92" w:name="ref-mann_coupling_2021"/>
      <w:bookmarkEnd w:id="91"/>
      <w:r w:rsidRPr="00E00FDF">
        <w:rPr>
          <w:rFonts w:ascii="Times New Roman" w:hAnsi="Times New Roman" w:cs="Times New Roman"/>
          <w:b/>
          <w:bCs/>
        </w:rPr>
        <w:t>Mann, K., Deny, S., Ganguli, S. and Clandinin, T. R.</w:t>
      </w:r>
      <w:r w:rsidRPr="00E00FDF">
        <w:rPr>
          <w:rFonts w:ascii="Times New Roman" w:hAnsi="Times New Roman" w:cs="Times New Roman"/>
        </w:rPr>
        <w:t xml:space="preserve"> (2021). </w:t>
      </w:r>
      <w:hyperlink r:id="rId26">
        <w:r w:rsidRPr="00E00FDF">
          <w:rPr>
            <w:rStyle w:val="Hyperlink"/>
            <w:rFonts w:ascii="Times New Roman" w:hAnsi="Times New Roman" w:cs="Times New Roman"/>
          </w:rPr>
          <w:t>Coupling of activity, metabolism and behaviour across the Drosophila brain</w:t>
        </w:r>
      </w:hyperlink>
      <w:r w:rsidRPr="00E00FDF">
        <w:rPr>
          <w:rFonts w:ascii="Times New Roman" w:hAnsi="Times New Roman" w:cs="Times New Roman"/>
        </w:rPr>
        <w:t xml:space="preserve">. </w:t>
      </w:r>
      <w:r w:rsidRPr="00E00FDF">
        <w:rPr>
          <w:rFonts w:ascii="Times New Roman" w:hAnsi="Times New Roman" w:cs="Times New Roman"/>
          <w:i/>
          <w:iCs/>
        </w:rPr>
        <w:t>Nature</w:t>
      </w:r>
      <w:r w:rsidRPr="00E00FDF">
        <w:rPr>
          <w:rFonts w:ascii="Times New Roman" w:hAnsi="Times New Roman" w:cs="Times New Roman"/>
        </w:rPr>
        <w:t xml:space="preserve"> </w:t>
      </w:r>
      <w:r w:rsidRPr="00E00FDF">
        <w:rPr>
          <w:rFonts w:ascii="Times New Roman" w:hAnsi="Times New Roman" w:cs="Times New Roman"/>
          <w:b/>
          <w:bCs/>
        </w:rPr>
        <w:t>593</w:t>
      </w:r>
      <w:r w:rsidRPr="00E00FDF">
        <w:rPr>
          <w:rFonts w:ascii="Times New Roman" w:hAnsi="Times New Roman" w:cs="Times New Roman"/>
        </w:rPr>
        <w:t>, 244–248.</w:t>
      </w:r>
    </w:p>
    <w:p w14:paraId="3FD785A3" w14:textId="77777777" w:rsidR="001F71F2" w:rsidRPr="00E00FDF" w:rsidRDefault="005861BF">
      <w:pPr>
        <w:pStyle w:val="Bibliography"/>
        <w:rPr>
          <w:rFonts w:ascii="Times New Roman" w:hAnsi="Times New Roman" w:cs="Times New Roman"/>
        </w:rPr>
      </w:pPr>
      <w:bookmarkStart w:id="93" w:name="ref-martinez2016tca"/>
      <w:bookmarkEnd w:id="92"/>
      <w:r w:rsidRPr="00E00FDF">
        <w:rPr>
          <w:rFonts w:ascii="Times New Roman" w:hAnsi="Times New Roman" w:cs="Times New Roman"/>
          <w:b/>
          <w:bCs/>
        </w:rPr>
        <w:t>Martı́nez-Reyes, I., Diebold, L. P., Kong, H., Schieber, M., Huang, H., Hensley, C. T., Mehta, M. M., Wang, T., Santos, J. H., Woychik, R., et al.</w:t>
      </w:r>
      <w:r w:rsidRPr="00E00FDF">
        <w:rPr>
          <w:rFonts w:ascii="Times New Roman" w:hAnsi="Times New Roman" w:cs="Times New Roman"/>
        </w:rPr>
        <w:t xml:space="preserve"> (2016). TCA cycle and mitochondrial membrane potential are necessary for diverse biological functions. </w:t>
      </w:r>
      <w:r w:rsidRPr="00E00FDF">
        <w:rPr>
          <w:rFonts w:ascii="Times New Roman" w:hAnsi="Times New Roman" w:cs="Times New Roman"/>
          <w:i/>
          <w:iCs/>
        </w:rPr>
        <w:t>Molecular cell</w:t>
      </w:r>
      <w:r w:rsidRPr="00E00FDF">
        <w:rPr>
          <w:rFonts w:ascii="Times New Roman" w:hAnsi="Times New Roman" w:cs="Times New Roman"/>
        </w:rPr>
        <w:t xml:space="preserve"> </w:t>
      </w:r>
      <w:r w:rsidRPr="00E00FDF">
        <w:rPr>
          <w:rFonts w:ascii="Times New Roman" w:hAnsi="Times New Roman" w:cs="Times New Roman"/>
          <w:b/>
          <w:bCs/>
        </w:rPr>
        <w:t>61</w:t>
      </w:r>
      <w:r w:rsidRPr="00E00FDF">
        <w:rPr>
          <w:rFonts w:ascii="Times New Roman" w:hAnsi="Times New Roman" w:cs="Times New Roman"/>
        </w:rPr>
        <w:t>, 199–209.</w:t>
      </w:r>
    </w:p>
    <w:p w14:paraId="3FD785A4" w14:textId="77777777" w:rsidR="001F71F2" w:rsidRPr="00E00FDF" w:rsidRDefault="005861BF">
      <w:pPr>
        <w:pStyle w:val="Bibliography"/>
        <w:rPr>
          <w:rFonts w:ascii="Times New Roman" w:hAnsi="Times New Roman" w:cs="Times New Roman"/>
        </w:rPr>
      </w:pPr>
      <w:bookmarkStart w:id="94" w:name="ref-mcnay_decreases_2000"/>
      <w:bookmarkEnd w:id="93"/>
      <w:r w:rsidRPr="00E00FDF">
        <w:rPr>
          <w:rFonts w:ascii="Times New Roman" w:hAnsi="Times New Roman" w:cs="Times New Roman"/>
          <w:b/>
          <w:bCs/>
        </w:rPr>
        <w:t>McNay, E. C., Fries, T. M. and Gold, P. E.</w:t>
      </w:r>
      <w:r w:rsidRPr="00E00FDF">
        <w:rPr>
          <w:rFonts w:ascii="Times New Roman" w:hAnsi="Times New Roman" w:cs="Times New Roman"/>
        </w:rPr>
        <w:t xml:space="preserve"> (2000). </w:t>
      </w:r>
      <w:hyperlink r:id="rId27">
        <w:r w:rsidRPr="00E00FDF">
          <w:rPr>
            <w:rStyle w:val="Hyperlink"/>
            <w:rFonts w:ascii="Times New Roman" w:hAnsi="Times New Roman" w:cs="Times New Roman"/>
          </w:rPr>
          <w:t>Decreases in rat extracellular hippocampal glucose concentration associated with cognitive demand during a spatial task</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97</w:t>
      </w:r>
      <w:r w:rsidRPr="00E00FDF">
        <w:rPr>
          <w:rFonts w:ascii="Times New Roman" w:hAnsi="Times New Roman" w:cs="Times New Roman"/>
        </w:rPr>
        <w:t>, 2881–2885.</w:t>
      </w:r>
    </w:p>
    <w:p w14:paraId="3FD785A5" w14:textId="77777777" w:rsidR="001F71F2" w:rsidRPr="00E00FDF" w:rsidRDefault="005861BF">
      <w:pPr>
        <w:pStyle w:val="Bibliography"/>
        <w:rPr>
          <w:rFonts w:ascii="Times New Roman" w:hAnsi="Times New Roman" w:cs="Times New Roman"/>
        </w:rPr>
      </w:pPr>
      <w:bookmarkStart w:id="95" w:name="ref-naumann2015reptilian"/>
      <w:bookmarkEnd w:id="94"/>
      <w:r w:rsidRPr="00E00FDF">
        <w:rPr>
          <w:rFonts w:ascii="Times New Roman" w:hAnsi="Times New Roman" w:cs="Times New Roman"/>
          <w:b/>
          <w:bCs/>
        </w:rPr>
        <w:t>Naumann, R. K., Ondracek, J. M., Reiter, S., Shein-Idelson, M., Tosches, M. A., Yamawaki, T. M. and Laurent, G.</w:t>
      </w:r>
      <w:r w:rsidRPr="00E00FDF">
        <w:rPr>
          <w:rFonts w:ascii="Times New Roman" w:hAnsi="Times New Roman" w:cs="Times New Roman"/>
        </w:rPr>
        <w:t xml:space="preserve"> (2015). The reptilian brain. </w:t>
      </w:r>
      <w:r w:rsidRPr="00E00FDF">
        <w:rPr>
          <w:rFonts w:ascii="Times New Roman" w:hAnsi="Times New Roman" w:cs="Times New Roman"/>
          <w:i/>
          <w:iCs/>
        </w:rPr>
        <w:t>Current Biology</w:t>
      </w:r>
      <w:r w:rsidRPr="00E00FDF">
        <w:rPr>
          <w:rFonts w:ascii="Times New Roman" w:hAnsi="Times New Roman" w:cs="Times New Roman"/>
        </w:rPr>
        <w:t xml:space="preserve"> </w:t>
      </w:r>
      <w:r w:rsidRPr="00E00FDF">
        <w:rPr>
          <w:rFonts w:ascii="Times New Roman" w:hAnsi="Times New Roman" w:cs="Times New Roman"/>
          <w:b/>
          <w:bCs/>
        </w:rPr>
        <w:t>25</w:t>
      </w:r>
      <w:r w:rsidRPr="00E00FDF">
        <w:rPr>
          <w:rFonts w:ascii="Times New Roman" w:hAnsi="Times New Roman" w:cs="Times New Roman"/>
        </w:rPr>
        <w:t>, R317–R321.</w:t>
      </w:r>
    </w:p>
    <w:p w14:paraId="3FD785A6" w14:textId="77777777" w:rsidR="001F71F2" w:rsidRPr="00E00FDF" w:rsidRDefault="005861BF">
      <w:pPr>
        <w:pStyle w:val="Bibliography"/>
        <w:rPr>
          <w:rFonts w:ascii="Times New Roman" w:hAnsi="Times New Roman" w:cs="Times New Roman"/>
        </w:rPr>
      </w:pPr>
      <w:bookmarkStart w:id="96" w:name="ref-noble2021planned"/>
      <w:bookmarkEnd w:id="95"/>
      <w:r w:rsidRPr="00E00FDF">
        <w:rPr>
          <w:rFonts w:ascii="Times New Roman" w:hAnsi="Times New Roman" w:cs="Times New Roman"/>
          <w:b/>
          <w:bCs/>
        </w:rPr>
        <w:t>Noble, D. W. and Nakagawa, S.</w:t>
      </w:r>
      <w:r w:rsidRPr="00E00FDF">
        <w:rPr>
          <w:rFonts w:ascii="Times New Roman" w:hAnsi="Times New Roman" w:cs="Times New Roman"/>
        </w:rPr>
        <w:t xml:space="preserve"> (2021). Planned missing data designs and methods: Options for strengthening inference, increasing research efficiency and improving animal welfare in ecological and evolutionary research. </w:t>
      </w:r>
      <w:r w:rsidRPr="00E00FDF">
        <w:rPr>
          <w:rFonts w:ascii="Times New Roman" w:hAnsi="Times New Roman" w:cs="Times New Roman"/>
          <w:i/>
          <w:iCs/>
        </w:rPr>
        <w:t>Evolutionary applications</w:t>
      </w:r>
      <w:r w:rsidRPr="00E00FDF">
        <w:rPr>
          <w:rFonts w:ascii="Times New Roman" w:hAnsi="Times New Roman" w:cs="Times New Roman"/>
        </w:rPr>
        <w:t xml:space="preserve"> </w:t>
      </w:r>
      <w:r w:rsidRPr="00E00FDF">
        <w:rPr>
          <w:rFonts w:ascii="Times New Roman" w:hAnsi="Times New Roman" w:cs="Times New Roman"/>
          <w:b/>
          <w:bCs/>
        </w:rPr>
        <w:t>14</w:t>
      </w:r>
      <w:r w:rsidRPr="00E00FDF">
        <w:rPr>
          <w:rFonts w:ascii="Times New Roman" w:hAnsi="Times New Roman" w:cs="Times New Roman"/>
        </w:rPr>
        <w:t>, 1958–1968.</w:t>
      </w:r>
    </w:p>
    <w:p w14:paraId="3FD785A7" w14:textId="77777777" w:rsidR="001F71F2" w:rsidRPr="00E00FDF" w:rsidRDefault="005861BF">
      <w:pPr>
        <w:pStyle w:val="Bibliography"/>
        <w:rPr>
          <w:rFonts w:ascii="Times New Roman" w:hAnsi="Times New Roman" w:cs="Times New Roman"/>
        </w:rPr>
      </w:pPr>
      <w:bookmarkStart w:id="97" w:name="ref-noble_age-dependent_2014"/>
      <w:bookmarkEnd w:id="96"/>
      <w:r w:rsidRPr="00E00FDF">
        <w:rPr>
          <w:rFonts w:ascii="Times New Roman" w:hAnsi="Times New Roman" w:cs="Times New Roman"/>
          <w:b/>
          <w:bCs/>
        </w:rPr>
        <w:t>Noble, D. W. A., Byrne, R. W. and Whiting, M. J.</w:t>
      </w:r>
      <w:r w:rsidRPr="00E00FDF">
        <w:rPr>
          <w:rFonts w:ascii="Times New Roman" w:hAnsi="Times New Roman" w:cs="Times New Roman"/>
        </w:rPr>
        <w:t xml:space="preserve"> (2014). </w:t>
      </w:r>
      <w:hyperlink r:id="rId28">
        <w:r w:rsidRPr="00E00FDF">
          <w:rPr>
            <w:rStyle w:val="Hyperlink"/>
            <w:rFonts w:ascii="Times New Roman" w:hAnsi="Times New Roman" w:cs="Times New Roman"/>
          </w:rPr>
          <w:t>Age-dependent social learning in a lizard</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10</w:t>
      </w:r>
      <w:r w:rsidRPr="00E00FDF">
        <w:rPr>
          <w:rFonts w:ascii="Times New Roman" w:hAnsi="Times New Roman" w:cs="Times New Roman"/>
        </w:rPr>
        <w:t>, 20140430.</w:t>
      </w:r>
    </w:p>
    <w:p w14:paraId="3FD785A8" w14:textId="77777777" w:rsidR="001F71F2" w:rsidRPr="00E00FDF" w:rsidRDefault="005861BF">
      <w:pPr>
        <w:pStyle w:val="Bibliography"/>
        <w:rPr>
          <w:rFonts w:ascii="Times New Roman" w:hAnsi="Times New Roman" w:cs="Times New Roman"/>
        </w:rPr>
      </w:pPr>
      <w:bookmarkStart w:id="98" w:name="ref-noble_developmental_2018"/>
      <w:bookmarkEnd w:id="97"/>
      <w:r w:rsidRPr="00E00FDF">
        <w:rPr>
          <w:rFonts w:ascii="Times New Roman" w:hAnsi="Times New Roman" w:cs="Times New Roman"/>
          <w:b/>
          <w:bCs/>
        </w:rPr>
        <w:t>Noble, D. W. A., Stenhouse, V. and Schwanz, L. E.</w:t>
      </w:r>
      <w:r w:rsidRPr="00E00FDF">
        <w:rPr>
          <w:rFonts w:ascii="Times New Roman" w:hAnsi="Times New Roman" w:cs="Times New Roman"/>
        </w:rPr>
        <w:t xml:space="preserve"> (2018). </w:t>
      </w:r>
      <w:hyperlink r:id="rId29">
        <w:r w:rsidRPr="00E00FDF">
          <w:rPr>
            <w:rStyle w:val="Hyperlink"/>
            <w:rFonts w:ascii="Times New Roman" w:hAnsi="Times New Roman" w:cs="Times New Roman"/>
          </w:rPr>
          <w:t>Developmental temperatures and phenotypic plasticity in reptiles: A systematic review and meta-analysis: Incubation temperature and plasticity</w:t>
        </w:r>
      </w:hyperlink>
      <w:r w:rsidRPr="00E00FDF">
        <w:rPr>
          <w:rFonts w:ascii="Times New Roman" w:hAnsi="Times New Roman" w:cs="Times New Roman"/>
        </w:rPr>
        <w:t xml:space="preserve">. </w:t>
      </w:r>
      <w:r w:rsidRPr="00E00FDF">
        <w:rPr>
          <w:rFonts w:ascii="Times New Roman" w:hAnsi="Times New Roman" w:cs="Times New Roman"/>
          <w:i/>
          <w:iCs/>
        </w:rPr>
        <w:t>Biological Reviews</w:t>
      </w:r>
      <w:r w:rsidRPr="00E00FDF">
        <w:rPr>
          <w:rFonts w:ascii="Times New Roman" w:hAnsi="Times New Roman" w:cs="Times New Roman"/>
        </w:rPr>
        <w:t xml:space="preserve"> </w:t>
      </w:r>
      <w:r w:rsidRPr="00E00FDF">
        <w:rPr>
          <w:rFonts w:ascii="Times New Roman" w:hAnsi="Times New Roman" w:cs="Times New Roman"/>
          <w:b/>
          <w:bCs/>
        </w:rPr>
        <w:t>93</w:t>
      </w:r>
      <w:r w:rsidRPr="00E00FDF">
        <w:rPr>
          <w:rFonts w:ascii="Times New Roman" w:hAnsi="Times New Roman" w:cs="Times New Roman"/>
        </w:rPr>
        <w:t>, 72–97.</w:t>
      </w:r>
    </w:p>
    <w:p w14:paraId="3FD785A9" w14:textId="77777777" w:rsidR="001F71F2" w:rsidRPr="00E00FDF" w:rsidRDefault="005861BF">
      <w:pPr>
        <w:pStyle w:val="Bibliography"/>
        <w:rPr>
          <w:rFonts w:ascii="Times New Roman" w:hAnsi="Times New Roman" w:cs="Times New Roman"/>
        </w:rPr>
      </w:pPr>
      <w:bookmarkStart w:id="99" w:name="ref-picard_mitochondria_2014"/>
      <w:bookmarkEnd w:id="98"/>
      <w:r w:rsidRPr="00E00FDF">
        <w:rPr>
          <w:rFonts w:ascii="Times New Roman" w:hAnsi="Times New Roman" w:cs="Times New Roman"/>
          <w:b/>
          <w:bCs/>
        </w:rPr>
        <w:lastRenderedPageBreak/>
        <w:t>Picard, M. and McEwen, B. S.</w:t>
      </w:r>
      <w:r w:rsidRPr="00E00FDF">
        <w:rPr>
          <w:rFonts w:ascii="Times New Roman" w:hAnsi="Times New Roman" w:cs="Times New Roman"/>
        </w:rPr>
        <w:t xml:space="preserve"> (2014). </w:t>
      </w:r>
      <w:hyperlink r:id="rId30">
        <w:r w:rsidRPr="00E00FDF">
          <w:rPr>
            <w:rStyle w:val="Hyperlink"/>
            <w:rFonts w:ascii="Times New Roman" w:hAnsi="Times New Roman" w:cs="Times New Roman"/>
          </w:rPr>
          <w:t>Mitochondria impact brain function and cognition</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111</w:t>
      </w:r>
      <w:r w:rsidRPr="00E00FDF">
        <w:rPr>
          <w:rFonts w:ascii="Times New Roman" w:hAnsi="Times New Roman" w:cs="Times New Roman"/>
        </w:rPr>
        <w:t>, 7–8.</w:t>
      </w:r>
    </w:p>
    <w:p w14:paraId="3FD785AA" w14:textId="77777777" w:rsidR="001F71F2" w:rsidRPr="00E00FDF" w:rsidRDefault="005861BF">
      <w:pPr>
        <w:pStyle w:val="Bibliography"/>
        <w:rPr>
          <w:rFonts w:ascii="Times New Roman" w:hAnsi="Times New Roman" w:cs="Times New Roman"/>
        </w:rPr>
      </w:pPr>
      <w:bookmarkStart w:id="100" w:name="ref-picard_energetic_2018"/>
      <w:bookmarkEnd w:id="99"/>
      <w:r w:rsidRPr="00E00FDF">
        <w:rPr>
          <w:rFonts w:ascii="Times New Roman" w:hAnsi="Times New Roman" w:cs="Times New Roman"/>
          <w:b/>
          <w:bCs/>
        </w:rPr>
        <w:t>Picard, M., McEwen, B. S., Epel, E. S. and Sandi, C.</w:t>
      </w:r>
      <w:r w:rsidRPr="00E00FDF">
        <w:rPr>
          <w:rFonts w:ascii="Times New Roman" w:hAnsi="Times New Roman" w:cs="Times New Roman"/>
        </w:rPr>
        <w:t xml:space="preserve"> (2018). </w:t>
      </w:r>
      <w:hyperlink r:id="rId31">
        <w:r w:rsidRPr="00E00FDF">
          <w:rPr>
            <w:rStyle w:val="Hyperlink"/>
            <w:rFonts w:ascii="Times New Roman" w:hAnsi="Times New Roman" w:cs="Times New Roman"/>
          </w:rPr>
          <w:t>An energetic view of stress: Focus on mitochondria</w:t>
        </w:r>
      </w:hyperlink>
      <w:r w:rsidRPr="00E00FDF">
        <w:rPr>
          <w:rFonts w:ascii="Times New Roman" w:hAnsi="Times New Roman" w:cs="Times New Roman"/>
        </w:rPr>
        <w:t xml:space="preserve">. </w:t>
      </w:r>
      <w:r w:rsidRPr="00E00FDF">
        <w:rPr>
          <w:rFonts w:ascii="Times New Roman" w:hAnsi="Times New Roman" w:cs="Times New Roman"/>
          <w:i/>
          <w:iCs/>
        </w:rPr>
        <w:t>Frontiers in Neuroendocrinology</w:t>
      </w:r>
      <w:r w:rsidRPr="00E00FDF">
        <w:rPr>
          <w:rFonts w:ascii="Times New Roman" w:hAnsi="Times New Roman" w:cs="Times New Roman"/>
        </w:rPr>
        <w:t xml:space="preserve"> </w:t>
      </w:r>
      <w:r w:rsidRPr="00E00FDF">
        <w:rPr>
          <w:rFonts w:ascii="Times New Roman" w:hAnsi="Times New Roman" w:cs="Times New Roman"/>
          <w:b/>
          <w:bCs/>
        </w:rPr>
        <w:t>49</w:t>
      </w:r>
      <w:r w:rsidRPr="00E00FDF">
        <w:rPr>
          <w:rFonts w:ascii="Times New Roman" w:hAnsi="Times New Roman" w:cs="Times New Roman"/>
        </w:rPr>
        <w:t>, 72–85.</w:t>
      </w:r>
    </w:p>
    <w:p w14:paraId="3FD785AB" w14:textId="77777777" w:rsidR="001F71F2" w:rsidRPr="00E00FDF" w:rsidRDefault="005861BF">
      <w:pPr>
        <w:pStyle w:val="Bibliography"/>
        <w:rPr>
          <w:rFonts w:ascii="Times New Roman" w:hAnsi="Times New Roman" w:cs="Times New Roman"/>
        </w:rPr>
      </w:pPr>
      <w:bookmarkStart w:id="101" w:name="ref-R"/>
      <w:bookmarkEnd w:id="100"/>
      <w:r w:rsidRPr="00E00FDF">
        <w:rPr>
          <w:rFonts w:ascii="Times New Roman" w:hAnsi="Times New Roman" w:cs="Times New Roman"/>
          <w:b/>
          <w:bCs/>
        </w:rPr>
        <w:t>R Core Team</w:t>
      </w:r>
      <w:r w:rsidRPr="00E00FDF">
        <w:rPr>
          <w:rFonts w:ascii="Times New Roman" w:hAnsi="Times New Roman" w:cs="Times New Roman"/>
        </w:rPr>
        <w:t xml:space="preserve"> (2021). </w:t>
      </w:r>
      <w:hyperlink r:id="rId32">
        <w:r w:rsidRPr="00E00FDF">
          <w:rPr>
            <w:rStyle w:val="Hyperlink"/>
            <w:rFonts w:ascii="Times New Roman" w:hAnsi="Times New Roman" w:cs="Times New Roman"/>
          </w:rPr>
          <w:t>R: A language and environment for statistical computing</w:t>
        </w:r>
      </w:hyperlink>
      <w:r w:rsidRPr="00E00FDF">
        <w:rPr>
          <w:rFonts w:ascii="Times New Roman" w:hAnsi="Times New Roman" w:cs="Times New Roman"/>
        </w:rPr>
        <w:t>.</w:t>
      </w:r>
    </w:p>
    <w:p w14:paraId="3FD785AC" w14:textId="77777777" w:rsidR="001F71F2" w:rsidRPr="00E00FDF" w:rsidRDefault="005861BF">
      <w:pPr>
        <w:pStyle w:val="Bibliography"/>
        <w:rPr>
          <w:rFonts w:ascii="Times New Roman" w:hAnsi="Times New Roman" w:cs="Times New Roman"/>
        </w:rPr>
      </w:pPr>
      <w:bookmarkStart w:id="102" w:name="ref-recio2025early"/>
      <w:bookmarkEnd w:id="101"/>
      <w:r w:rsidRPr="00E00FDF">
        <w:rPr>
          <w:rFonts w:ascii="Times New Roman" w:hAnsi="Times New Roman" w:cs="Times New Roman"/>
          <w:b/>
          <w:bCs/>
        </w:rPr>
        <w:t>Recio, P., Leibold, D. C., Crino, O. L., Wild, K. H., Friesen, C. R., Mauclaire, B., Peardon, A. Y. and Noble, D. W.</w:t>
      </w:r>
      <w:r w:rsidRPr="00E00FDF">
        <w:rPr>
          <w:rFonts w:ascii="Times New Roman" w:hAnsi="Times New Roman" w:cs="Times New Roman"/>
        </w:rPr>
        <w:t xml:space="preserve"> (2025). Early environmental conditions do not impact behavioural flexibility in an invasive and noninvasive lizard species. </w:t>
      </w:r>
      <w:r w:rsidRPr="00E00FDF">
        <w:rPr>
          <w:rFonts w:ascii="Times New Roman" w:hAnsi="Times New Roman" w:cs="Times New Roman"/>
          <w:i/>
          <w:iCs/>
        </w:rPr>
        <w:t>Animal Behaviour</w:t>
      </w:r>
      <w:r w:rsidRPr="00E00FDF">
        <w:rPr>
          <w:rFonts w:ascii="Times New Roman" w:hAnsi="Times New Roman" w:cs="Times New Roman"/>
        </w:rPr>
        <w:t xml:space="preserve"> 123106.</w:t>
      </w:r>
    </w:p>
    <w:p w14:paraId="3FD785AD" w14:textId="77777777" w:rsidR="001F71F2" w:rsidRPr="00E00FDF" w:rsidRDefault="005861BF">
      <w:pPr>
        <w:pStyle w:val="Bibliography"/>
        <w:rPr>
          <w:rFonts w:ascii="Times New Roman" w:hAnsi="Times New Roman" w:cs="Times New Roman"/>
        </w:rPr>
      </w:pPr>
      <w:bookmarkStart w:id="103" w:name="ref-rice2002brain"/>
      <w:bookmarkEnd w:id="102"/>
      <w:r w:rsidRPr="00E00FDF">
        <w:rPr>
          <w:rFonts w:ascii="Times New Roman" w:hAnsi="Times New Roman" w:cs="Times New Roman"/>
          <w:b/>
          <w:bCs/>
        </w:rPr>
        <w:t>Rice, M., Forman, R., Chen, B., Avshalumov, M., Cragg, S. and Drew, K.</w:t>
      </w:r>
      <w:r w:rsidRPr="00E00FDF">
        <w:rPr>
          <w:rFonts w:ascii="Times New Roman" w:hAnsi="Times New Roman" w:cs="Times New Roman"/>
        </w:rPr>
        <w:t xml:space="preserve"> (2002). Brain antioxidant regulation in mammals and anoxia-tolerant reptiles: Balanced for neuroprotection and neuromodulation. </w:t>
      </w:r>
      <w:r w:rsidRPr="00E00FDF">
        <w:rPr>
          <w:rFonts w:ascii="Times New Roman" w:hAnsi="Times New Roman" w:cs="Times New Roman"/>
          <w:i/>
          <w:iCs/>
        </w:rPr>
        <w:t>Comparative Biochemistry and Physiology Part C: Toxicology &amp; Pharmacology</w:t>
      </w:r>
      <w:r w:rsidRPr="00E00FDF">
        <w:rPr>
          <w:rFonts w:ascii="Times New Roman" w:hAnsi="Times New Roman" w:cs="Times New Roman"/>
        </w:rPr>
        <w:t xml:space="preserve"> </w:t>
      </w:r>
      <w:r w:rsidRPr="00E00FDF">
        <w:rPr>
          <w:rFonts w:ascii="Times New Roman" w:hAnsi="Times New Roman" w:cs="Times New Roman"/>
          <w:b/>
          <w:bCs/>
        </w:rPr>
        <w:t>133</w:t>
      </w:r>
      <w:r w:rsidRPr="00E00FDF">
        <w:rPr>
          <w:rFonts w:ascii="Times New Roman" w:hAnsi="Times New Roman" w:cs="Times New Roman"/>
        </w:rPr>
        <w:t>, 515–525.</w:t>
      </w:r>
    </w:p>
    <w:p w14:paraId="3FD785AE" w14:textId="77777777" w:rsidR="001F71F2" w:rsidRPr="00E00FDF" w:rsidRDefault="005861BF">
      <w:pPr>
        <w:pStyle w:val="Bibliography"/>
        <w:rPr>
          <w:rFonts w:ascii="Times New Roman" w:hAnsi="Times New Roman" w:cs="Times New Roman"/>
        </w:rPr>
      </w:pPr>
      <w:bookmarkStart w:id="104" w:name="ref-rodríguez2002conservation"/>
      <w:bookmarkEnd w:id="103"/>
      <w:r w:rsidRPr="00E00FDF">
        <w:rPr>
          <w:rFonts w:ascii="Times New Roman" w:hAnsi="Times New Roman" w:cs="Times New Roman"/>
          <w:b/>
          <w:bCs/>
        </w:rPr>
        <w:t>Rodrı́guez, F., López, J. C., Vargas, J. P., Gómez, Y., Broglio, C. and Salas, C.</w:t>
      </w:r>
      <w:r w:rsidRPr="00E00FDF">
        <w:rPr>
          <w:rFonts w:ascii="Times New Roman" w:hAnsi="Times New Roman" w:cs="Times New Roman"/>
        </w:rPr>
        <w:t xml:space="preserve"> (2002). Conservation of spatial memory function in the pallial forebrain of reptiles and ray-finned fishes. </w:t>
      </w:r>
      <w:r w:rsidRPr="00E00FDF">
        <w:rPr>
          <w:rFonts w:ascii="Times New Roman" w:hAnsi="Times New Roman" w:cs="Times New Roman"/>
          <w:i/>
          <w:iCs/>
        </w:rPr>
        <w:t>Journal of Neuroscience</w:t>
      </w:r>
      <w:r w:rsidRPr="00E00FDF">
        <w:rPr>
          <w:rFonts w:ascii="Times New Roman" w:hAnsi="Times New Roman" w:cs="Times New Roman"/>
        </w:rPr>
        <w:t xml:space="preserve"> </w:t>
      </w:r>
      <w:r w:rsidRPr="00E00FDF">
        <w:rPr>
          <w:rFonts w:ascii="Times New Roman" w:hAnsi="Times New Roman" w:cs="Times New Roman"/>
          <w:b/>
          <w:bCs/>
        </w:rPr>
        <w:t>22</w:t>
      </w:r>
      <w:r w:rsidRPr="00E00FDF">
        <w:rPr>
          <w:rFonts w:ascii="Times New Roman" w:hAnsi="Times New Roman" w:cs="Times New Roman"/>
        </w:rPr>
        <w:t>, 2894–2903.</w:t>
      </w:r>
    </w:p>
    <w:p w14:paraId="3FD785AF" w14:textId="77777777" w:rsidR="001F71F2" w:rsidRPr="00E00FDF" w:rsidRDefault="005861BF">
      <w:pPr>
        <w:pStyle w:val="Bibliography"/>
        <w:rPr>
          <w:rFonts w:ascii="Times New Roman" w:hAnsi="Times New Roman" w:cs="Times New Roman"/>
        </w:rPr>
      </w:pPr>
      <w:bookmarkStart w:id="105" w:name="ref-sapolsky_how_2000"/>
      <w:bookmarkEnd w:id="104"/>
      <w:r w:rsidRPr="00E00FDF">
        <w:rPr>
          <w:rFonts w:ascii="Times New Roman" w:hAnsi="Times New Roman" w:cs="Times New Roman"/>
          <w:b/>
          <w:bCs/>
        </w:rPr>
        <w:t>Sapolsky, R. M., Romero, L. M. and Munck, A. U.</w:t>
      </w:r>
      <w:r w:rsidRPr="00E00FDF">
        <w:rPr>
          <w:rFonts w:ascii="Times New Roman" w:hAnsi="Times New Roman" w:cs="Times New Roman"/>
        </w:rPr>
        <w:t xml:space="preserve"> (2000). How Do Glucocorticoids Influence Stress Responses? Integrating Permissive, Suppressive, Stimulatory, and Preparative Actions. </w:t>
      </w:r>
      <w:r w:rsidRPr="00E00FDF">
        <w:rPr>
          <w:rFonts w:ascii="Times New Roman" w:hAnsi="Times New Roman" w:cs="Times New Roman"/>
          <w:b/>
          <w:bCs/>
        </w:rPr>
        <w:t>21</w:t>
      </w:r>
      <w:r w:rsidRPr="00E00FDF">
        <w:rPr>
          <w:rFonts w:ascii="Times New Roman" w:hAnsi="Times New Roman" w:cs="Times New Roman"/>
        </w:rPr>
        <w:t>,.</w:t>
      </w:r>
    </w:p>
    <w:p w14:paraId="3FD785B0" w14:textId="77777777" w:rsidR="001F71F2" w:rsidRPr="00E00FDF" w:rsidRDefault="005861BF">
      <w:pPr>
        <w:pStyle w:val="Bibliography"/>
        <w:rPr>
          <w:rFonts w:ascii="Times New Roman" w:hAnsi="Times New Roman" w:cs="Times New Roman"/>
        </w:rPr>
      </w:pPr>
      <w:bookmarkStart w:id="106" w:name="ref-siegel1994basic"/>
      <w:bookmarkEnd w:id="105"/>
      <w:r w:rsidRPr="00E00FDF">
        <w:rPr>
          <w:rFonts w:ascii="Times New Roman" w:hAnsi="Times New Roman" w:cs="Times New Roman"/>
          <w:b/>
          <w:bCs/>
        </w:rPr>
        <w:t>Siegel, G. J. and Albers, R. W.</w:t>
      </w:r>
      <w:r w:rsidRPr="00E00FDF">
        <w:rPr>
          <w:rFonts w:ascii="Times New Roman" w:hAnsi="Times New Roman" w:cs="Times New Roman"/>
        </w:rPr>
        <w:t xml:space="preserve"> (1994). </w:t>
      </w:r>
      <w:r w:rsidRPr="00E00FDF">
        <w:rPr>
          <w:rFonts w:ascii="Times New Roman" w:hAnsi="Times New Roman" w:cs="Times New Roman"/>
          <w:i/>
          <w:iCs/>
        </w:rPr>
        <w:t>Basic neurochemistry: Molecular, cellular, and medical aspects</w:t>
      </w:r>
      <w:r w:rsidRPr="00E00FDF">
        <w:rPr>
          <w:rFonts w:ascii="Times New Roman" w:hAnsi="Times New Roman" w:cs="Times New Roman"/>
        </w:rPr>
        <w:t>. Raven Press.</w:t>
      </w:r>
    </w:p>
    <w:p w14:paraId="3FD785B1" w14:textId="77777777" w:rsidR="001F71F2" w:rsidRPr="00E00FDF" w:rsidRDefault="005861BF">
      <w:pPr>
        <w:pStyle w:val="Bibliography"/>
        <w:rPr>
          <w:rFonts w:ascii="Times New Roman" w:hAnsi="Times New Roman" w:cs="Times New Roman"/>
        </w:rPr>
      </w:pPr>
      <w:bookmarkStart w:id="107" w:name="ref-stan"/>
      <w:bookmarkEnd w:id="106"/>
      <w:r w:rsidRPr="00E00FDF">
        <w:rPr>
          <w:rFonts w:ascii="Times New Roman" w:hAnsi="Times New Roman" w:cs="Times New Roman"/>
          <w:b/>
          <w:bCs/>
        </w:rPr>
        <w:t>Stan Development Team</w:t>
      </w:r>
      <w:r w:rsidRPr="00E00FDF">
        <w:rPr>
          <w:rFonts w:ascii="Times New Roman" w:hAnsi="Times New Roman" w:cs="Times New Roman"/>
        </w:rPr>
        <w:t xml:space="preserve"> (2024). </w:t>
      </w:r>
      <w:hyperlink r:id="rId33">
        <w:r w:rsidRPr="00E00FDF">
          <w:rPr>
            <w:rStyle w:val="Hyperlink"/>
            <w:rFonts w:ascii="Times New Roman" w:hAnsi="Times New Roman" w:cs="Times New Roman"/>
          </w:rPr>
          <w:t>RStan: The R interface to Stan</w:t>
        </w:r>
      </w:hyperlink>
      <w:r w:rsidRPr="00E00FDF">
        <w:rPr>
          <w:rFonts w:ascii="Times New Roman" w:hAnsi="Times New Roman" w:cs="Times New Roman"/>
        </w:rPr>
        <w:t>.</w:t>
      </w:r>
    </w:p>
    <w:p w14:paraId="3FD785B2" w14:textId="77777777" w:rsidR="001F71F2" w:rsidRPr="00E00FDF" w:rsidRDefault="005861BF">
      <w:pPr>
        <w:pStyle w:val="Bibliography"/>
        <w:rPr>
          <w:rFonts w:ascii="Times New Roman" w:hAnsi="Times New Roman" w:cs="Times New Roman"/>
        </w:rPr>
      </w:pPr>
      <w:bookmarkStart w:id="108" w:name="ref-stier2022experimental"/>
      <w:bookmarkEnd w:id="107"/>
      <w:r w:rsidRPr="00E00FDF">
        <w:rPr>
          <w:rFonts w:ascii="Times New Roman" w:hAnsi="Times New Roman" w:cs="Times New Roman"/>
          <w:b/>
          <w:bCs/>
        </w:rPr>
        <w:t>Stier, A., Monaghan, P. and Metcalfe, N. B.</w:t>
      </w:r>
      <w:r w:rsidRPr="00E00FDF">
        <w:rPr>
          <w:rFonts w:ascii="Times New Roman" w:hAnsi="Times New Roman" w:cs="Times New Roman"/>
        </w:rPr>
        <w:t xml:space="preserve"> (2022). Experimental demonstration of prenatal programming of mitochondrial aerobic metabolism lasting until adulthood. </w:t>
      </w:r>
      <w:r w:rsidRPr="00E00FDF">
        <w:rPr>
          <w:rFonts w:ascii="Times New Roman" w:hAnsi="Times New Roman" w:cs="Times New Roman"/>
          <w:i/>
          <w:iCs/>
        </w:rPr>
        <w:t>Proceedings of the Royal Society B</w:t>
      </w:r>
      <w:r w:rsidRPr="00E00FDF">
        <w:rPr>
          <w:rFonts w:ascii="Times New Roman" w:hAnsi="Times New Roman" w:cs="Times New Roman"/>
        </w:rPr>
        <w:t xml:space="preserve"> </w:t>
      </w:r>
      <w:r w:rsidRPr="00E00FDF">
        <w:rPr>
          <w:rFonts w:ascii="Times New Roman" w:hAnsi="Times New Roman" w:cs="Times New Roman"/>
          <w:b/>
          <w:bCs/>
        </w:rPr>
        <w:t>289</w:t>
      </w:r>
      <w:r w:rsidRPr="00E00FDF">
        <w:rPr>
          <w:rFonts w:ascii="Times New Roman" w:hAnsi="Times New Roman" w:cs="Times New Roman"/>
        </w:rPr>
        <w:t>, 20212679.</w:t>
      </w:r>
    </w:p>
    <w:p w14:paraId="3FD785B3" w14:textId="77777777" w:rsidR="001F71F2" w:rsidRPr="00E00FDF" w:rsidRDefault="005861BF">
      <w:pPr>
        <w:pStyle w:val="Bibliography"/>
        <w:rPr>
          <w:rFonts w:ascii="Times New Roman" w:hAnsi="Times New Roman" w:cs="Times New Roman"/>
        </w:rPr>
      </w:pPr>
      <w:bookmarkStart w:id="109" w:name="ref-szuran_water_1994"/>
      <w:bookmarkEnd w:id="108"/>
      <w:r w:rsidRPr="00E00FDF">
        <w:rPr>
          <w:rFonts w:ascii="Times New Roman" w:hAnsi="Times New Roman" w:cs="Times New Roman"/>
          <w:b/>
          <w:bCs/>
        </w:rPr>
        <w:t>Szuran, T., Zimmermann, E. and Welzl, H.</w:t>
      </w:r>
      <w:r w:rsidRPr="00E00FDF">
        <w:rPr>
          <w:rFonts w:ascii="Times New Roman" w:hAnsi="Times New Roman" w:cs="Times New Roman"/>
        </w:rPr>
        <w:t xml:space="preserve"> (1994). </w:t>
      </w:r>
      <w:hyperlink r:id="rId34">
        <w:r w:rsidRPr="00E00FDF">
          <w:rPr>
            <w:rStyle w:val="Hyperlink"/>
            <w:rFonts w:ascii="Times New Roman" w:hAnsi="Times New Roman" w:cs="Times New Roman"/>
          </w:rPr>
          <w:t>Water maze performance and hippocampal weight of prenatally stressed rats</w:t>
        </w:r>
      </w:hyperlink>
      <w:r w:rsidRPr="00E00FDF">
        <w:rPr>
          <w:rFonts w:ascii="Times New Roman" w:hAnsi="Times New Roman" w:cs="Times New Roman"/>
        </w:rPr>
        <w:t xml:space="preserve">. </w:t>
      </w:r>
      <w:r w:rsidRPr="00E00FDF">
        <w:rPr>
          <w:rFonts w:ascii="Times New Roman" w:hAnsi="Times New Roman" w:cs="Times New Roman"/>
          <w:i/>
          <w:iCs/>
        </w:rPr>
        <w:t>Behavioural Brain Research</w:t>
      </w:r>
      <w:r w:rsidRPr="00E00FDF">
        <w:rPr>
          <w:rFonts w:ascii="Times New Roman" w:hAnsi="Times New Roman" w:cs="Times New Roman"/>
        </w:rPr>
        <w:t xml:space="preserve"> </w:t>
      </w:r>
      <w:r w:rsidRPr="00E00FDF">
        <w:rPr>
          <w:rFonts w:ascii="Times New Roman" w:hAnsi="Times New Roman" w:cs="Times New Roman"/>
          <w:b/>
          <w:bCs/>
        </w:rPr>
        <w:t>65</w:t>
      </w:r>
      <w:r w:rsidRPr="00E00FDF">
        <w:rPr>
          <w:rFonts w:ascii="Times New Roman" w:hAnsi="Times New Roman" w:cs="Times New Roman"/>
        </w:rPr>
        <w:t>, 153–155.</w:t>
      </w:r>
    </w:p>
    <w:p w14:paraId="3FD785B4" w14:textId="77777777" w:rsidR="001F71F2" w:rsidRPr="00E00FDF" w:rsidRDefault="005861BF">
      <w:pPr>
        <w:pStyle w:val="Bibliography"/>
        <w:rPr>
          <w:rFonts w:ascii="Times New Roman" w:hAnsi="Times New Roman" w:cs="Times New Roman"/>
        </w:rPr>
      </w:pPr>
      <w:bookmarkStart w:id="110" w:name="ref-terman2006oxidative"/>
      <w:bookmarkEnd w:id="109"/>
      <w:r w:rsidRPr="00E00FDF">
        <w:rPr>
          <w:rFonts w:ascii="Times New Roman" w:hAnsi="Times New Roman" w:cs="Times New Roman"/>
          <w:b/>
          <w:bCs/>
        </w:rPr>
        <w:t>Terman, A. and Brunk, U. T.</w:t>
      </w:r>
      <w:r w:rsidRPr="00E00FDF">
        <w:rPr>
          <w:rFonts w:ascii="Times New Roman" w:hAnsi="Times New Roman" w:cs="Times New Roman"/>
        </w:rPr>
        <w:t xml:space="preserve"> (2006). Oxidative stress, accumulation of biological’garbage’, and aging. </w:t>
      </w:r>
      <w:r w:rsidRPr="00E00FDF">
        <w:rPr>
          <w:rFonts w:ascii="Times New Roman" w:hAnsi="Times New Roman" w:cs="Times New Roman"/>
          <w:i/>
          <w:iCs/>
        </w:rPr>
        <w:t>Antioxidants &amp; redox signaling</w:t>
      </w:r>
      <w:r w:rsidRPr="00E00FDF">
        <w:rPr>
          <w:rFonts w:ascii="Times New Roman" w:hAnsi="Times New Roman" w:cs="Times New Roman"/>
        </w:rPr>
        <w:t xml:space="preserve"> </w:t>
      </w:r>
      <w:r w:rsidRPr="00E00FDF">
        <w:rPr>
          <w:rFonts w:ascii="Times New Roman" w:hAnsi="Times New Roman" w:cs="Times New Roman"/>
          <w:b/>
          <w:bCs/>
        </w:rPr>
        <w:t>8</w:t>
      </w:r>
      <w:r w:rsidRPr="00E00FDF">
        <w:rPr>
          <w:rFonts w:ascii="Times New Roman" w:hAnsi="Times New Roman" w:cs="Times New Roman"/>
        </w:rPr>
        <w:t>, 197–204.</w:t>
      </w:r>
    </w:p>
    <w:p w14:paraId="3FD785B5" w14:textId="77777777" w:rsidR="001F71F2" w:rsidRPr="00E00FDF" w:rsidRDefault="005861BF">
      <w:pPr>
        <w:pStyle w:val="Bibliography"/>
        <w:rPr>
          <w:rFonts w:ascii="Times New Roman" w:hAnsi="Times New Roman" w:cs="Times New Roman"/>
        </w:rPr>
      </w:pPr>
      <w:bookmarkStart w:id="111" w:name="ref-treidel2016temperature"/>
      <w:bookmarkEnd w:id="110"/>
      <w:r w:rsidRPr="00E00FDF">
        <w:rPr>
          <w:rFonts w:ascii="Times New Roman" w:hAnsi="Times New Roman" w:cs="Times New Roman"/>
          <w:b/>
          <w:bCs/>
        </w:rPr>
        <w:t>Treidel, L., Carter, A. and Bowden, R.</w:t>
      </w:r>
      <w:r w:rsidRPr="00E00FDF">
        <w:rPr>
          <w:rFonts w:ascii="Times New Roman" w:hAnsi="Times New Roman" w:cs="Times New Roman"/>
        </w:rPr>
        <w:t xml:space="preserve"> (2016). Temperature experienced during incubation affects antioxidant capacity but not oxidative damage in hatchling red-eared slider turtles (trachemys scripta elegans). </w:t>
      </w:r>
      <w:r w:rsidRPr="00E00FDF">
        <w:rPr>
          <w:rFonts w:ascii="Times New Roman" w:hAnsi="Times New Roman" w:cs="Times New Roman"/>
          <w:i/>
          <w:iCs/>
        </w:rPr>
        <w:t>Journal of Experimental Biology</w:t>
      </w:r>
      <w:r w:rsidRPr="00E00FDF">
        <w:rPr>
          <w:rFonts w:ascii="Times New Roman" w:hAnsi="Times New Roman" w:cs="Times New Roman"/>
        </w:rPr>
        <w:t xml:space="preserve"> </w:t>
      </w:r>
      <w:r w:rsidRPr="00E00FDF">
        <w:rPr>
          <w:rFonts w:ascii="Times New Roman" w:hAnsi="Times New Roman" w:cs="Times New Roman"/>
          <w:b/>
          <w:bCs/>
        </w:rPr>
        <w:t>219</w:t>
      </w:r>
      <w:r w:rsidRPr="00E00FDF">
        <w:rPr>
          <w:rFonts w:ascii="Times New Roman" w:hAnsi="Times New Roman" w:cs="Times New Roman"/>
        </w:rPr>
        <w:t>, 561–570.</w:t>
      </w:r>
    </w:p>
    <w:p w14:paraId="3FD785B6" w14:textId="77777777" w:rsidR="001F71F2" w:rsidRPr="00E00FDF" w:rsidRDefault="005861BF">
      <w:pPr>
        <w:pStyle w:val="Bibliography"/>
        <w:rPr>
          <w:rFonts w:ascii="Times New Roman" w:hAnsi="Times New Roman" w:cs="Times New Roman"/>
        </w:rPr>
      </w:pPr>
      <w:bookmarkStart w:id="112" w:name="ref-uller_sex-specific_2009"/>
      <w:bookmarkEnd w:id="111"/>
      <w:r w:rsidRPr="00E00FDF">
        <w:rPr>
          <w:rFonts w:ascii="Times New Roman" w:hAnsi="Times New Roman" w:cs="Times New Roman"/>
          <w:b/>
          <w:bCs/>
        </w:rPr>
        <w:t>Uller, T., Hollander, J., Astheimer, L. and Olsson, M.</w:t>
      </w:r>
      <w:r w:rsidRPr="00E00FDF">
        <w:rPr>
          <w:rFonts w:ascii="Times New Roman" w:hAnsi="Times New Roman" w:cs="Times New Roman"/>
        </w:rPr>
        <w:t xml:space="preserve"> (2009). </w:t>
      </w:r>
      <w:hyperlink r:id="rId35">
        <w:r w:rsidRPr="00E00FDF">
          <w:rPr>
            <w:rStyle w:val="Hyperlink"/>
            <w:rFonts w:ascii="Times New Roman" w:hAnsi="Times New Roman" w:cs="Times New Roman"/>
          </w:rPr>
          <w:t>Sex-specific developmental plasticity in response to yolk corticosterone in an oviparous lizard</w:t>
        </w:r>
      </w:hyperlink>
      <w:r w:rsidRPr="00E00FDF">
        <w:rPr>
          <w:rFonts w:ascii="Times New Roman" w:hAnsi="Times New Roman" w:cs="Times New Roman"/>
        </w:rPr>
        <w:t xml:space="preserve">. </w:t>
      </w:r>
      <w:r w:rsidRPr="00E00FDF">
        <w:rPr>
          <w:rFonts w:ascii="Times New Roman" w:hAnsi="Times New Roman" w:cs="Times New Roman"/>
          <w:i/>
          <w:iCs/>
        </w:rPr>
        <w:t>Journal of Experimental Biology</w:t>
      </w:r>
      <w:r w:rsidRPr="00E00FDF">
        <w:rPr>
          <w:rFonts w:ascii="Times New Roman" w:hAnsi="Times New Roman" w:cs="Times New Roman"/>
        </w:rPr>
        <w:t xml:space="preserve"> </w:t>
      </w:r>
      <w:r w:rsidRPr="00E00FDF">
        <w:rPr>
          <w:rFonts w:ascii="Times New Roman" w:hAnsi="Times New Roman" w:cs="Times New Roman"/>
          <w:b/>
          <w:bCs/>
        </w:rPr>
        <w:t>212</w:t>
      </w:r>
      <w:r w:rsidRPr="00E00FDF">
        <w:rPr>
          <w:rFonts w:ascii="Times New Roman" w:hAnsi="Times New Roman" w:cs="Times New Roman"/>
        </w:rPr>
        <w:t>, 1087–1091.</w:t>
      </w:r>
    </w:p>
    <w:p w14:paraId="3FD785B7" w14:textId="77777777" w:rsidR="001F71F2" w:rsidRPr="00E00FDF" w:rsidRDefault="005861BF">
      <w:pPr>
        <w:pStyle w:val="Bibliography"/>
        <w:rPr>
          <w:rFonts w:ascii="Times New Roman" w:hAnsi="Times New Roman" w:cs="Times New Roman"/>
        </w:rPr>
      </w:pPr>
      <w:bookmarkStart w:id="113" w:name="ref-ward2016ecological"/>
      <w:bookmarkEnd w:id="112"/>
      <w:r w:rsidRPr="00E00FDF">
        <w:rPr>
          <w:rFonts w:ascii="Times New Roman" w:hAnsi="Times New Roman" w:cs="Times New Roman"/>
          <w:b/>
          <w:bCs/>
        </w:rPr>
        <w:lastRenderedPageBreak/>
        <w:t>Ward-Fear, G., Pearson, D., Brown, G., Rangers, B. and Shine, R.</w:t>
      </w:r>
      <w:r w:rsidRPr="00E00FDF">
        <w:rPr>
          <w:rFonts w:ascii="Times New Roman" w:hAnsi="Times New Roman" w:cs="Times New Roman"/>
        </w:rPr>
        <w:t xml:space="preserve"> (2016). Ecological immunization: In situ training of free-ranging predatory lizards reduces their vulnerability to invasive toxic prey.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12</w:t>
      </w:r>
      <w:r w:rsidRPr="00E00FDF">
        <w:rPr>
          <w:rFonts w:ascii="Times New Roman" w:hAnsi="Times New Roman" w:cs="Times New Roman"/>
        </w:rPr>
        <w:t>, 20150863.</w:t>
      </w:r>
    </w:p>
    <w:p w14:paraId="3FD785B8" w14:textId="77777777" w:rsidR="001F71F2" w:rsidRPr="00E00FDF" w:rsidRDefault="005861BF">
      <w:pPr>
        <w:pStyle w:val="Bibliography"/>
        <w:rPr>
          <w:rFonts w:ascii="Times New Roman" w:hAnsi="Times New Roman" w:cs="Times New Roman"/>
        </w:rPr>
      </w:pPr>
      <w:bookmarkStart w:id="114" w:name="ref-welklin2024spatial"/>
      <w:bookmarkEnd w:id="113"/>
      <w:r w:rsidRPr="00E00FDF">
        <w:rPr>
          <w:rFonts w:ascii="Times New Roman" w:hAnsi="Times New Roman" w:cs="Times New Roman"/>
          <w:b/>
          <w:bCs/>
        </w:rPr>
        <w:t>Welklin, J. F., Sonnenberg, B. R., Branch, C. L., Heinen, V. K., Pitera, A. M., Benedict, L. M., Whitenack, L. E., Bridge, E. S. and Pravosudov, V. V.</w:t>
      </w:r>
      <w:r w:rsidRPr="00E00FDF">
        <w:rPr>
          <w:rFonts w:ascii="Times New Roman" w:hAnsi="Times New Roman" w:cs="Times New Roman"/>
        </w:rPr>
        <w:t xml:space="preserve"> (2024). Spatial cognitive ability is associated with longevity in food-caching chickadees. </w:t>
      </w:r>
      <w:r w:rsidRPr="00E00FDF">
        <w:rPr>
          <w:rFonts w:ascii="Times New Roman" w:hAnsi="Times New Roman" w:cs="Times New Roman"/>
          <w:i/>
          <w:iCs/>
        </w:rPr>
        <w:t>Science</w:t>
      </w:r>
      <w:r w:rsidRPr="00E00FDF">
        <w:rPr>
          <w:rFonts w:ascii="Times New Roman" w:hAnsi="Times New Roman" w:cs="Times New Roman"/>
        </w:rPr>
        <w:t xml:space="preserve"> </w:t>
      </w:r>
      <w:r w:rsidRPr="00E00FDF">
        <w:rPr>
          <w:rFonts w:ascii="Times New Roman" w:hAnsi="Times New Roman" w:cs="Times New Roman"/>
          <w:b/>
          <w:bCs/>
        </w:rPr>
        <w:t>385</w:t>
      </w:r>
      <w:r w:rsidRPr="00E00FDF">
        <w:rPr>
          <w:rFonts w:ascii="Times New Roman" w:hAnsi="Times New Roman" w:cs="Times New Roman"/>
        </w:rPr>
        <w:t>, 1111–1115.</w:t>
      </w:r>
    </w:p>
    <w:p w14:paraId="3FD785B9" w14:textId="77777777" w:rsidR="001F71F2" w:rsidRPr="00E00FDF" w:rsidRDefault="005861BF">
      <w:pPr>
        <w:pStyle w:val="Bibliography"/>
        <w:rPr>
          <w:rFonts w:ascii="Times New Roman" w:hAnsi="Times New Roman" w:cs="Times New Roman"/>
        </w:rPr>
      </w:pPr>
      <w:bookmarkStart w:id="115" w:name="ref-zavorka_climate_2021"/>
      <w:bookmarkEnd w:id="114"/>
      <w:r w:rsidRPr="00E00FDF">
        <w:rPr>
          <w:rFonts w:ascii="Times New Roman" w:hAnsi="Times New Roman" w:cs="Times New Roman"/>
          <w:b/>
          <w:bCs/>
        </w:rPr>
        <w:t>Závorka, L., Crespel, A., Dawson, N. J., Papatheodoulou, M., Killen, S. S. and Kainz, M. J.</w:t>
      </w:r>
      <w:r w:rsidRPr="00E00FDF">
        <w:rPr>
          <w:rFonts w:ascii="Times New Roman" w:hAnsi="Times New Roman" w:cs="Times New Roman"/>
        </w:rPr>
        <w:t xml:space="preserve"> (2021). </w:t>
      </w:r>
      <w:hyperlink r:id="rId36">
        <w:r w:rsidRPr="00E00FDF">
          <w:rPr>
            <w:rStyle w:val="Hyperlink"/>
            <w:rFonts w:ascii="Times New Roman" w:hAnsi="Times New Roman" w:cs="Times New Roman"/>
          </w:rPr>
          <w:t>Climate change‐induced deprivation of dietary essential fatty acids can reduce growth and mitochondrial efficiency of wild juvenile salmon</w:t>
        </w:r>
      </w:hyperlink>
      <w:r w:rsidRPr="00E00FDF">
        <w:rPr>
          <w:rFonts w:ascii="Times New Roman" w:hAnsi="Times New Roman" w:cs="Times New Roman"/>
        </w:rPr>
        <w:t xml:space="preserve">. </w:t>
      </w:r>
      <w:r w:rsidRPr="00E00FDF">
        <w:rPr>
          <w:rFonts w:ascii="Times New Roman" w:hAnsi="Times New Roman" w:cs="Times New Roman"/>
          <w:i/>
          <w:iCs/>
        </w:rPr>
        <w:t>Functional Ecology</w:t>
      </w:r>
      <w:r w:rsidRPr="00E00FDF">
        <w:rPr>
          <w:rFonts w:ascii="Times New Roman" w:hAnsi="Times New Roman" w:cs="Times New Roman"/>
        </w:rPr>
        <w:t xml:space="preserve"> </w:t>
      </w:r>
      <w:r w:rsidRPr="00E00FDF">
        <w:rPr>
          <w:rFonts w:ascii="Times New Roman" w:hAnsi="Times New Roman" w:cs="Times New Roman"/>
          <w:b/>
          <w:bCs/>
        </w:rPr>
        <w:t>35</w:t>
      </w:r>
      <w:r w:rsidRPr="00E00FDF">
        <w:rPr>
          <w:rFonts w:ascii="Times New Roman" w:hAnsi="Times New Roman" w:cs="Times New Roman"/>
        </w:rPr>
        <w:t>, 1960–1971.</w:t>
      </w:r>
    </w:p>
    <w:p w14:paraId="3FD785BA" w14:textId="77777777" w:rsidR="001F71F2" w:rsidRPr="00E00FDF" w:rsidRDefault="005861BF">
      <w:pPr>
        <w:pStyle w:val="Bibliography"/>
        <w:rPr>
          <w:rFonts w:ascii="Times New Roman" w:hAnsi="Times New Roman" w:cs="Times New Roman"/>
        </w:rPr>
      </w:pPr>
      <w:bookmarkStart w:id="116" w:name="ref-zhou2020effects"/>
      <w:bookmarkEnd w:id="115"/>
      <w:r w:rsidRPr="00E00FDF">
        <w:rPr>
          <w:rFonts w:ascii="Times New Roman" w:hAnsi="Times New Roman" w:cs="Times New Roman"/>
          <w:b/>
          <w:bCs/>
        </w:rPr>
        <w:t>Zhou, Q., Suzuki, A., Iinuma, M., Wang, K.-Y., Kubo, K. and Azuma, K.</w:t>
      </w:r>
      <w:r w:rsidRPr="00E00FDF">
        <w:rPr>
          <w:rFonts w:ascii="Times New Roman" w:hAnsi="Times New Roman" w:cs="Times New Roman"/>
        </w:rPr>
        <w:t xml:space="preserve"> (2020). Effects of maternal chewing on prenatal stress-induced cognitive impairments in the offspring via multiple molecular pathways. </w:t>
      </w:r>
      <w:r w:rsidRPr="00E00FDF">
        <w:rPr>
          <w:rFonts w:ascii="Times New Roman" w:hAnsi="Times New Roman" w:cs="Times New Roman"/>
          <w:i/>
          <w:iCs/>
        </w:rPr>
        <w:t>International Journal of Molecular Sciences</w:t>
      </w:r>
      <w:r w:rsidRPr="00E00FDF">
        <w:rPr>
          <w:rFonts w:ascii="Times New Roman" w:hAnsi="Times New Roman" w:cs="Times New Roman"/>
        </w:rPr>
        <w:t xml:space="preserve"> </w:t>
      </w:r>
      <w:r w:rsidRPr="00E00FDF">
        <w:rPr>
          <w:rFonts w:ascii="Times New Roman" w:hAnsi="Times New Roman" w:cs="Times New Roman"/>
          <w:b/>
          <w:bCs/>
        </w:rPr>
        <w:t>21</w:t>
      </w:r>
      <w:r w:rsidRPr="00E00FDF">
        <w:rPr>
          <w:rFonts w:ascii="Times New Roman" w:hAnsi="Times New Roman" w:cs="Times New Roman"/>
        </w:rPr>
        <w:t>, 5627.</w:t>
      </w:r>
    </w:p>
    <w:p w14:paraId="3FD785BB" w14:textId="77777777" w:rsidR="001F71F2" w:rsidRPr="00E00FDF" w:rsidRDefault="005861BF">
      <w:pPr>
        <w:pStyle w:val="Bibliography"/>
        <w:rPr>
          <w:rFonts w:ascii="Times New Roman" w:hAnsi="Times New Roman" w:cs="Times New Roman"/>
        </w:rPr>
      </w:pPr>
      <w:bookmarkStart w:id="117" w:name="ref-zhu_prenatal_2004"/>
      <w:bookmarkEnd w:id="116"/>
      <w:r w:rsidRPr="00E00FDF">
        <w:rPr>
          <w:rFonts w:ascii="Times New Roman" w:hAnsi="Times New Roman" w:cs="Times New Roman"/>
          <w:b/>
          <w:bCs/>
        </w:rPr>
        <w:t>Zhu, Z., Li, X., Chen, W., Zhao, Y., Li, H., Qing, C., Jia, N., Bai, Z. and Liu, J.</w:t>
      </w:r>
      <w:r w:rsidRPr="00E00FDF">
        <w:rPr>
          <w:rFonts w:ascii="Times New Roman" w:hAnsi="Times New Roman" w:cs="Times New Roman"/>
        </w:rPr>
        <w:t xml:space="preserve"> (2004). </w:t>
      </w:r>
      <w:hyperlink r:id="rId37">
        <w:r w:rsidRPr="00E00FDF">
          <w:rPr>
            <w:rStyle w:val="Hyperlink"/>
            <w:rFonts w:ascii="Times New Roman" w:hAnsi="Times New Roman" w:cs="Times New Roman"/>
          </w:rPr>
          <w:t>Prenatal stress causes gender-dependent neuronal loss and oxidative stress in rat hippocampus</w:t>
        </w:r>
      </w:hyperlink>
      <w:r w:rsidRPr="00E00FDF">
        <w:rPr>
          <w:rFonts w:ascii="Times New Roman" w:hAnsi="Times New Roman" w:cs="Times New Roman"/>
        </w:rPr>
        <w:t xml:space="preserve">. </w:t>
      </w:r>
      <w:r w:rsidRPr="00E00FDF">
        <w:rPr>
          <w:rFonts w:ascii="Times New Roman" w:hAnsi="Times New Roman" w:cs="Times New Roman"/>
          <w:i/>
          <w:iCs/>
        </w:rPr>
        <w:t>Journal of Neuroscience Research</w:t>
      </w:r>
      <w:r w:rsidRPr="00E00FDF">
        <w:rPr>
          <w:rFonts w:ascii="Times New Roman" w:hAnsi="Times New Roman" w:cs="Times New Roman"/>
        </w:rPr>
        <w:t xml:space="preserve"> </w:t>
      </w:r>
      <w:r w:rsidRPr="00E00FDF">
        <w:rPr>
          <w:rFonts w:ascii="Times New Roman" w:hAnsi="Times New Roman" w:cs="Times New Roman"/>
          <w:b/>
          <w:bCs/>
        </w:rPr>
        <w:t>78</w:t>
      </w:r>
      <w:r w:rsidRPr="00E00FDF">
        <w:rPr>
          <w:rFonts w:ascii="Times New Roman" w:hAnsi="Times New Roman" w:cs="Times New Roman"/>
        </w:rPr>
        <w:t>, 837–844.</w:t>
      </w:r>
    </w:p>
    <w:bookmarkEnd w:id="65"/>
    <w:bookmarkEnd w:id="117"/>
    <w:p w14:paraId="3FD785BC" w14:textId="1C13C9EC" w:rsidR="002E5540" w:rsidRDefault="002E5540">
      <w:pPr>
        <w:rPr>
          <w:rFonts w:ascii="Times New Roman" w:hAnsi="Times New Roman" w:cs="Times New Roman"/>
        </w:rPr>
      </w:pPr>
      <w:r>
        <w:rPr>
          <w:rFonts w:ascii="Times New Roman" w:hAnsi="Times New Roman" w:cs="Times New Roman"/>
        </w:rPr>
        <w:br w:type="page"/>
      </w:r>
    </w:p>
    <w:p w14:paraId="27A025E3" w14:textId="2516A174" w:rsidR="002E5540" w:rsidRPr="00E00FDF" w:rsidRDefault="002E5540" w:rsidP="002E5540">
      <w:pPr>
        <w:pStyle w:val="BodyText"/>
        <w:spacing w:line="480" w:lineRule="auto"/>
        <w:jc w:val="both"/>
        <w:rPr>
          <w:ins w:id="118" w:author="Pablo Recio Santiago" w:date="2025-06-12T07:39:00Z" w16du:dateUtc="2025-06-11T21:39:00Z"/>
          <w:rFonts w:ascii="Times New Roman" w:hAnsi="Times New Roman" w:cs="Times New Roman"/>
          <w:color w:val="000000" w:themeColor="text1"/>
        </w:rPr>
      </w:pPr>
      <w:ins w:id="119" w:author="Pablo Recio Santiago" w:date="2025-06-12T07:39:00Z" w16du:dateUtc="2025-06-11T21:39:00Z">
        <w:r w:rsidRPr="00E00FDF">
          <w:rPr>
            <w:rFonts w:ascii="Times New Roman" w:hAnsi="Times New Roman" w:cs="Times New Roman"/>
            <w:color w:val="000000" w:themeColor="text1"/>
          </w:rPr>
          <w:lastRenderedPageBreak/>
          <w:t xml:space="preserve">Fig 1. Scheme of our experimental design. In </w:t>
        </w:r>
      </w:ins>
      <w:ins w:id="120" w:author="Pablo Recio Santiago" w:date="2025-06-12T07:40:00Z" w16du:dateUtc="2025-06-11T21:40:00Z">
        <w:r>
          <w:rPr>
            <w:rFonts w:ascii="Times New Roman" w:hAnsi="Times New Roman" w:cs="Times New Roman"/>
            <w:color w:val="000000" w:themeColor="text1"/>
          </w:rPr>
          <w:t>(a)</w:t>
        </w:r>
      </w:ins>
      <w:ins w:id="121" w:author="Pablo Recio Santiago" w:date="2025-06-12T07:39:00Z" w16du:dateUtc="2025-06-11T21:39:00Z">
        <w:r w:rsidRPr="00E00FDF">
          <w:rPr>
            <w:rFonts w:ascii="Times New Roman" w:hAnsi="Times New Roman" w:cs="Times New Roman"/>
            <w:color w:val="000000" w:themeColor="text1"/>
          </w:rPr>
          <w:t xml:space="preserve">, we show the different stages of our experiment and the main manipulations. In </w:t>
        </w:r>
      </w:ins>
      <w:ins w:id="122" w:author="Pablo Recio Santiago" w:date="2025-06-12T07:40:00Z" w16du:dateUtc="2025-06-11T21:40:00Z">
        <w:r>
          <w:rPr>
            <w:rFonts w:ascii="Times New Roman" w:hAnsi="Times New Roman" w:cs="Times New Roman"/>
            <w:color w:val="000000" w:themeColor="text1"/>
          </w:rPr>
          <w:t>(b)</w:t>
        </w:r>
      </w:ins>
      <w:ins w:id="123" w:author="Pablo Recio Santiago" w:date="2025-06-12T07:39:00Z" w16du:dateUtc="2025-06-11T21:39:00Z">
        <w:r w:rsidRPr="00E00FDF">
          <w:rPr>
            <w:rFonts w:ascii="Times New Roman" w:hAnsi="Times New Roman" w:cs="Times New Roman"/>
            <w:color w:val="000000" w:themeColor="text1"/>
          </w:rPr>
          <w:t>, we show the spatial learning maze with its dimensions.</w:t>
        </w:r>
      </w:ins>
    </w:p>
    <w:p w14:paraId="3E3629C4" w14:textId="77777777" w:rsidR="001F71F2" w:rsidRDefault="001F71F2">
      <w:pPr>
        <w:rPr>
          <w:rFonts w:ascii="Times New Roman" w:hAnsi="Times New Roman" w:cs="Times New Roman"/>
        </w:rPr>
      </w:pPr>
    </w:p>
    <w:p w14:paraId="7BA41042" w14:textId="512411D9" w:rsidR="002E5540" w:rsidRDefault="002E5540" w:rsidP="002E5540">
      <w:pPr>
        <w:pStyle w:val="BodyText"/>
        <w:spacing w:line="480" w:lineRule="auto"/>
        <w:jc w:val="both"/>
        <w:rPr>
          <w:rFonts w:ascii="Times New Roman" w:hAnsi="Times New Roman" w:cs="Times New Roman"/>
          <w:color w:val="000000" w:themeColor="text1"/>
        </w:rPr>
      </w:pPr>
      <w:r w:rsidRPr="002E5540">
        <w:rPr>
          <w:rFonts w:ascii="Times New Roman" w:hAnsi="Times New Roman" w:cs="Times New Roman"/>
          <w:color w:val="000000" w:themeColor="text1"/>
        </w:rPr>
        <w:t>Fig. </w:t>
      </w:r>
      <w:del w:id="124" w:author="Pablo Recio Santiago" w:date="2025-06-12T07:40:00Z" w16du:dateUtc="2025-06-11T21:40:00Z">
        <w:r w:rsidRPr="002E5540" w:rsidDel="002E5540">
          <w:rPr>
            <w:rFonts w:ascii="Times New Roman" w:hAnsi="Times New Roman" w:cs="Times New Roman"/>
            <w:color w:val="000000" w:themeColor="text1"/>
          </w:rPr>
          <w:delText>1</w:delText>
        </w:r>
      </w:del>
      <w:r w:rsidRPr="002E5540">
        <w:rPr>
          <w:rFonts w:ascii="Times New Roman" w:hAnsi="Times New Roman" w:cs="Times New Roman"/>
          <w:color w:val="000000" w:themeColor="text1"/>
        </w:rPr>
        <w:t>2. Model estimates for learning analyses. (a) the predicted number of errors over trials. The lines represent the mean predicted number of errors for each trial, and the shaded areas indicate the standard error of the mean; both were obtained using the slope and intercept estimates from the posterior distributions. (b) shows the distribution of the estimates of slopes per each treatment. The x-axis represents the slope estimate, and in the y-axis are the density of the estimates. Points and bars represent the mean and standard error of the estimated slopes, respectively. Dashed lines indicate value 0. The different colors in both panels indicate the different treatments. Asterisks in (b) indicate significant differences from 0.</w:t>
      </w:r>
    </w:p>
    <w:p w14:paraId="677FC889" w14:textId="77777777" w:rsidR="002E5540" w:rsidRDefault="002E5540" w:rsidP="002E5540">
      <w:pPr>
        <w:pStyle w:val="BodyText"/>
        <w:spacing w:line="480" w:lineRule="auto"/>
        <w:jc w:val="both"/>
        <w:rPr>
          <w:rFonts w:ascii="Times New Roman" w:hAnsi="Times New Roman" w:cs="Times New Roman"/>
          <w:color w:val="000000" w:themeColor="text1"/>
        </w:rPr>
      </w:pPr>
    </w:p>
    <w:p w14:paraId="727238DF" w14:textId="5A0CEB08" w:rsidR="002E5540" w:rsidRDefault="002E5540" w:rsidP="002E5540">
      <w:pPr>
        <w:pStyle w:val="BodyText"/>
        <w:spacing w:line="480" w:lineRule="auto"/>
        <w:jc w:val="both"/>
        <w:rPr>
          <w:ins w:id="125" w:author="Pablo Recio Santiago" w:date="2025-06-12T07:42:00Z" w16du:dateUtc="2025-06-11T21:42:00Z"/>
          <w:rFonts w:ascii="Times New Roman" w:hAnsi="Times New Roman" w:cs="Times New Roman"/>
          <w:color w:val="000000" w:themeColor="text1"/>
        </w:rPr>
      </w:pPr>
      <w:r w:rsidRPr="002E5540">
        <w:rPr>
          <w:rFonts w:ascii="Times New Roman" w:hAnsi="Times New Roman" w:cs="Times New Roman"/>
          <w:color w:val="000000" w:themeColor="text1"/>
        </w:rPr>
        <w:t xml:space="preserve">Fig. </w:t>
      </w:r>
      <w:del w:id="126" w:author="Pablo Recio Santiago" w:date="2025-06-12T07:41:00Z" w16du:dateUtc="2025-06-11T21:41:00Z">
        <w:r w:rsidRPr="002E5540" w:rsidDel="002E5540">
          <w:rPr>
            <w:rFonts w:ascii="Times New Roman" w:hAnsi="Times New Roman" w:cs="Times New Roman"/>
            <w:color w:val="000000" w:themeColor="text1"/>
          </w:rPr>
          <w:delText>2</w:delText>
        </w:r>
      </w:del>
      <w:r w:rsidRPr="002E5540">
        <w:rPr>
          <w:rFonts w:ascii="Times New Roman" w:hAnsi="Times New Roman" w:cs="Times New Roman"/>
          <w:color w:val="000000" w:themeColor="text1"/>
        </w:rPr>
        <w:t>3. Model estimates of mitochondrial density (a), metabolic capacity (b), ROS (c), DNA damage (d), and lipid peroxidation (e) in the medial cortex as a function of the different prenatal conditions. Note that for (d) and (e), these analyses do not account for missing data resulting from a flow cytometer malfunction that impacted one plate, so sample sizes are lower for univariate analyses. The x-axis represents the estimated values while the y-axis shows the density of the estimates. Points and bars represent the mean and standard error of the estimated values, respectively. The different colors in both panels indicate the different treatments.</w:t>
      </w:r>
    </w:p>
    <w:p w14:paraId="1C4830CA" w14:textId="77777777" w:rsidR="002E5540" w:rsidRDefault="002E5540" w:rsidP="002E5540">
      <w:pPr>
        <w:pStyle w:val="BodyText"/>
        <w:spacing w:line="480" w:lineRule="auto"/>
        <w:jc w:val="both"/>
        <w:rPr>
          <w:ins w:id="127" w:author="Pablo Recio Santiago" w:date="2025-06-12T07:42:00Z" w16du:dateUtc="2025-06-11T21:42:00Z"/>
          <w:rFonts w:ascii="Times New Roman" w:hAnsi="Times New Roman" w:cs="Times New Roman"/>
          <w:color w:val="000000" w:themeColor="text1"/>
        </w:rPr>
      </w:pPr>
    </w:p>
    <w:p w14:paraId="6A9B4E13" w14:textId="4BFD01CF" w:rsidR="002E5540" w:rsidRPr="002E5540" w:rsidRDefault="002E5540" w:rsidP="002E5540">
      <w:pPr>
        <w:pStyle w:val="BodyText"/>
        <w:spacing w:line="480" w:lineRule="auto"/>
        <w:jc w:val="both"/>
        <w:rPr>
          <w:rFonts w:ascii="Times New Roman" w:hAnsi="Times New Roman" w:cs="Times New Roman"/>
          <w:color w:val="000000" w:themeColor="text1"/>
        </w:rPr>
      </w:pPr>
      <w:r w:rsidRPr="002E5540">
        <w:rPr>
          <w:rFonts w:ascii="Times New Roman" w:hAnsi="Times New Roman" w:cs="Times New Roman"/>
          <w:color w:val="000000" w:themeColor="text1"/>
        </w:rPr>
        <w:lastRenderedPageBreak/>
        <w:t xml:space="preserve">Fig. </w:t>
      </w:r>
      <w:del w:id="128" w:author="Pablo Recio Santiago" w:date="2025-06-12T07:42:00Z" w16du:dateUtc="2025-06-11T21:42:00Z">
        <w:r w:rsidRPr="002E5540" w:rsidDel="002E5540">
          <w:rPr>
            <w:rFonts w:ascii="Times New Roman" w:hAnsi="Times New Roman" w:cs="Times New Roman"/>
            <w:color w:val="000000" w:themeColor="text1"/>
          </w:rPr>
          <w:delText>3</w:delText>
        </w:r>
      </w:del>
      <w:r w:rsidRPr="002E5540">
        <w:rPr>
          <w:rFonts w:ascii="Times New Roman" w:hAnsi="Times New Roman" w:cs="Times New Roman"/>
          <w:color w:val="000000" w:themeColor="text1"/>
        </w:rPr>
        <w:t>4. Structural equation model testing hypothesized direct and indirect effects of physiology on learning. Arrows indicate the directionality of the estimate, and the values show the mean predicted coefficient and its 95% confidence interval.</w:t>
      </w:r>
    </w:p>
    <w:bookmarkEnd w:id="63"/>
    <w:sectPr w:rsidR="002E5540" w:rsidRPr="002E5540" w:rsidSect="0004148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96C67" w14:textId="77777777" w:rsidR="000B41E9" w:rsidRDefault="000B41E9">
      <w:pPr>
        <w:spacing w:after="0"/>
      </w:pPr>
      <w:r>
        <w:separator/>
      </w:r>
    </w:p>
  </w:endnote>
  <w:endnote w:type="continuationSeparator" w:id="0">
    <w:p w14:paraId="60F66D21" w14:textId="77777777" w:rsidR="000B41E9" w:rsidRDefault="000B41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64E5D" w14:textId="77777777" w:rsidR="000B41E9" w:rsidRDefault="000B41E9">
      <w:r>
        <w:separator/>
      </w:r>
    </w:p>
  </w:footnote>
  <w:footnote w:type="continuationSeparator" w:id="0">
    <w:p w14:paraId="11DA98AF" w14:textId="77777777" w:rsidR="000B41E9" w:rsidRDefault="000B41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3826347">
    <w:abstractNumId w:val="0"/>
  </w:num>
  <w:num w:numId="13" w16cid:durableId="1304585251">
    <w:abstractNumId w:val="1"/>
  </w:num>
  <w:num w:numId="14" w16cid:durableId="295186827">
    <w:abstractNumId w:val="2"/>
  </w:num>
  <w:num w:numId="15" w16cid:durableId="1165897800">
    <w:abstractNumId w:val="3"/>
  </w:num>
  <w:num w:numId="16" w16cid:durableId="805124763">
    <w:abstractNumId w:val="8"/>
  </w:num>
  <w:num w:numId="17" w16cid:durableId="688724301">
    <w:abstractNumId w:val="4"/>
  </w:num>
  <w:num w:numId="18" w16cid:durableId="1968778924">
    <w:abstractNumId w:val="5"/>
  </w:num>
  <w:num w:numId="19" w16cid:durableId="1863932392">
    <w:abstractNumId w:val="6"/>
  </w:num>
  <w:num w:numId="20" w16cid:durableId="505823955">
    <w:abstractNumId w:val="7"/>
  </w:num>
  <w:num w:numId="21" w16cid:durableId="44455075">
    <w:abstractNumId w:val="9"/>
  </w:num>
  <w:num w:numId="22" w16cid:durableId="974406508">
    <w:abstractNumId w:val="0"/>
  </w:num>
  <w:num w:numId="23" w16cid:durableId="653416115">
    <w:abstractNumId w:val="1"/>
  </w:num>
  <w:num w:numId="24" w16cid:durableId="1127118836">
    <w:abstractNumId w:val="2"/>
  </w:num>
  <w:num w:numId="25" w16cid:durableId="76484940">
    <w:abstractNumId w:val="3"/>
  </w:num>
  <w:num w:numId="26" w16cid:durableId="758409120">
    <w:abstractNumId w:val="8"/>
  </w:num>
  <w:num w:numId="27" w16cid:durableId="404030365">
    <w:abstractNumId w:val="4"/>
  </w:num>
  <w:num w:numId="28" w16cid:durableId="983193140">
    <w:abstractNumId w:val="5"/>
  </w:num>
  <w:num w:numId="29" w16cid:durableId="834413867">
    <w:abstractNumId w:val="6"/>
  </w:num>
  <w:num w:numId="30" w16cid:durableId="403795792">
    <w:abstractNumId w:val="7"/>
  </w:num>
  <w:num w:numId="31" w16cid:durableId="2104912296">
    <w:abstractNumId w:val="9"/>
  </w:num>
  <w:num w:numId="32" w16cid:durableId="609241903">
    <w:abstractNumId w:val="0"/>
  </w:num>
  <w:num w:numId="33" w16cid:durableId="212274816">
    <w:abstractNumId w:val="1"/>
  </w:num>
  <w:num w:numId="34" w16cid:durableId="1718434514">
    <w:abstractNumId w:val="2"/>
  </w:num>
  <w:num w:numId="35" w16cid:durableId="836964110">
    <w:abstractNumId w:val="3"/>
  </w:num>
  <w:num w:numId="36" w16cid:durableId="32265831">
    <w:abstractNumId w:val="8"/>
  </w:num>
  <w:num w:numId="37" w16cid:durableId="875771006">
    <w:abstractNumId w:val="4"/>
  </w:num>
  <w:num w:numId="38" w16cid:durableId="571812965">
    <w:abstractNumId w:val="5"/>
  </w:num>
  <w:num w:numId="39" w16cid:durableId="2029672449">
    <w:abstractNumId w:val="6"/>
  </w:num>
  <w:num w:numId="40" w16cid:durableId="1941140807">
    <w:abstractNumId w:val="7"/>
  </w:num>
  <w:num w:numId="41" w16cid:durableId="1235436268">
    <w:abstractNumId w:val="9"/>
  </w:num>
  <w:num w:numId="42" w16cid:durableId="1431664836">
    <w:abstractNumId w:val="0"/>
  </w:num>
  <w:num w:numId="43" w16cid:durableId="1521820671">
    <w:abstractNumId w:val="1"/>
  </w:num>
  <w:num w:numId="44" w16cid:durableId="1694112480">
    <w:abstractNumId w:val="2"/>
  </w:num>
  <w:num w:numId="45" w16cid:durableId="477235170">
    <w:abstractNumId w:val="3"/>
  </w:num>
  <w:num w:numId="46" w16cid:durableId="1597709075">
    <w:abstractNumId w:val="8"/>
  </w:num>
  <w:num w:numId="47" w16cid:durableId="409546055">
    <w:abstractNumId w:val="4"/>
  </w:num>
  <w:num w:numId="48" w16cid:durableId="470681698">
    <w:abstractNumId w:val="5"/>
  </w:num>
  <w:num w:numId="49" w16cid:durableId="773599548">
    <w:abstractNumId w:val="6"/>
  </w:num>
  <w:num w:numId="50" w16cid:durableId="573590450">
    <w:abstractNumId w:val="7"/>
  </w:num>
  <w:num w:numId="51" w16cid:durableId="1026638835">
    <w:abstractNumId w:val="9"/>
  </w:num>
  <w:num w:numId="52" w16cid:durableId="1084838228">
    <w:abstractNumId w:val="0"/>
  </w:num>
  <w:num w:numId="53" w16cid:durableId="1226337426">
    <w:abstractNumId w:val="1"/>
  </w:num>
  <w:num w:numId="54" w16cid:durableId="709258677">
    <w:abstractNumId w:val="2"/>
  </w:num>
  <w:num w:numId="55" w16cid:durableId="2007629934">
    <w:abstractNumId w:val="3"/>
  </w:num>
  <w:num w:numId="56" w16cid:durableId="1775713565">
    <w:abstractNumId w:val="8"/>
  </w:num>
  <w:num w:numId="57" w16cid:durableId="1121418020">
    <w:abstractNumId w:val="4"/>
  </w:num>
  <w:num w:numId="58" w16cid:durableId="1178542782">
    <w:abstractNumId w:val="5"/>
  </w:num>
  <w:num w:numId="59" w16cid:durableId="748498300">
    <w:abstractNumId w:val="6"/>
  </w:num>
  <w:num w:numId="60" w16cid:durableId="906111083">
    <w:abstractNumId w:val="7"/>
  </w:num>
  <w:num w:numId="61" w16cid:durableId="277880610">
    <w:abstractNumId w:val="9"/>
  </w:num>
  <w:num w:numId="62" w16cid:durableId="1932666826">
    <w:abstractNumId w:val="0"/>
  </w:num>
  <w:num w:numId="63" w16cid:durableId="1278217058">
    <w:abstractNumId w:val="1"/>
  </w:num>
  <w:num w:numId="64" w16cid:durableId="37093813">
    <w:abstractNumId w:val="2"/>
  </w:num>
  <w:num w:numId="65" w16cid:durableId="1390301843">
    <w:abstractNumId w:val="3"/>
  </w:num>
  <w:num w:numId="66" w16cid:durableId="2096852569">
    <w:abstractNumId w:val="8"/>
  </w:num>
  <w:num w:numId="67" w16cid:durableId="666519776">
    <w:abstractNumId w:val="4"/>
  </w:num>
  <w:num w:numId="68" w16cid:durableId="1193111241">
    <w:abstractNumId w:val="5"/>
  </w:num>
  <w:num w:numId="69" w16cid:durableId="389378212">
    <w:abstractNumId w:val="6"/>
  </w:num>
  <w:num w:numId="70" w16cid:durableId="1937666174">
    <w:abstractNumId w:val="7"/>
  </w:num>
  <w:num w:numId="71" w16cid:durableId="233514915">
    <w:abstractNumId w:val="9"/>
  </w:num>
  <w:num w:numId="72" w16cid:durableId="1061291012">
    <w:abstractNumId w:val="11"/>
  </w:num>
  <w:num w:numId="73" w16cid:durableId="1760448088">
    <w:abstractNumId w:val="12"/>
  </w:num>
  <w:num w:numId="74" w16cid:durableId="840970089">
    <w:abstractNumId w:val="10"/>
  </w:num>
  <w:num w:numId="75" w16cid:durableId="23104699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blo Recio Santiago">
    <w15:presenceInfo w15:providerId="AD" w15:userId="S::u7409838@anu.edu.au::a34932a4-2f5f-4cbd-b3e5-1b1a65eac0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F2"/>
    <w:rsid w:val="00025E28"/>
    <w:rsid w:val="000B41E9"/>
    <w:rsid w:val="000E0846"/>
    <w:rsid w:val="001160E5"/>
    <w:rsid w:val="00134D1D"/>
    <w:rsid w:val="001A2F7D"/>
    <w:rsid w:val="001A31E7"/>
    <w:rsid w:val="001A5B8B"/>
    <w:rsid w:val="001E52CB"/>
    <w:rsid w:val="001F71F2"/>
    <w:rsid w:val="00245B26"/>
    <w:rsid w:val="002462E2"/>
    <w:rsid w:val="002E3CEF"/>
    <w:rsid w:val="002E5540"/>
    <w:rsid w:val="002F585C"/>
    <w:rsid w:val="003232B8"/>
    <w:rsid w:val="00327C2E"/>
    <w:rsid w:val="0033682A"/>
    <w:rsid w:val="003472FC"/>
    <w:rsid w:val="003808F3"/>
    <w:rsid w:val="003C30A8"/>
    <w:rsid w:val="004301A7"/>
    <w:rsid w:val="00456ED7"/>
    <w:rsid w:val="004A0F42"/>
    <w:rsid w:val="00514107"/>
    <w:rsid w:val="005226A3"/>
    <w:rsid w:val="00536150"/>
    <w:rsid w:val="00543890"/>
    <w:rsid w:val="005861BF"/>
    <w:rsid w:val="00684CD9"/>
    <w:rsid w:val="00696F35"/>
    <w:rsid w:val="006A6421"/>
    <w:rsid w:val="006D2C2C"/>
    <w:rsid w:val="007432A2"/>
    <w:rsid w:val="00854329"/>
    <w:rsid w:val="00865C43"/>
    <w:rsid w:val="008B5F98"/>
    <w:rsid w:val="008F4AFB"/>
    <w:rsid w:val="00951B40"/>
    <w:rsid w:val="009625CE"/>
    <w:rsid w:val="009873F4"/>
    <w:rsid w:val="0099477A"/>
    <w:rsid w:val="009A32EA"/>
    <w:rsid w:val="009C74FA"/>
    <w:rsid w:val="00A038EC"/>
    <w:rsid w:val="00A41278"/>
    <w:rsid w:val="00AF60BB"/>
    <w:rsid w:val="00B359E2"/>
    <w:rsid w:val="00B5005C"/>
    <w:rsid w:val="00B92675"/>
    <w:rsid w:val="00BF1D57"/>
    <w:rsid w:val="00BF4DEE"/>
    <w:rsid w:val="00C1475C"/>
    <w:rsid w:val="00C35B6D"/>
    <w:rsid w:val="00CA2E63"/>
    <w:rsid w:val="00CB4CAB"/>
    <w:rsid w:val="00D56357"/>
    <w:rsid w:val="00E00FDF"/>
    <w:rsid w:val="00E21C17"/>
    <w:rsid w:val="00E403B2"/>
    <w:rsid w:val="00E91F74"/>
    <w:rsid w:val="00EC178D"/>
    <w:rsid w:val="00ED401C"/>
    <w:rsid w:val="00EF7E20"/>
    <w:rsid w:val="00F20D11"/>
    <w:rsid w:val="00F41936"/>
    <w:rsid w:val="00F63AA6"/>
    <w:rsid w:val="00F70DB2"/>
    <w:rsid w:val="00F93453"/>
    <w:rsid w:val="00FA17B4"/>
    <w:rsid w:val="00FE2DE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D7853D"/>
  <w15:docId w15:val="{8220D10B-4469-6347-AF7B-F5D1576BE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rsid w:val="005F40FF"/>
    <w:pPr>
      <w:ind w:left="720"/>
      <w:contextualSpacing/>
    </w:pPr>
  </w:style>
  <w:style w:type="character" w:styleId="LineNumber">
    <w:name w:val="line number"/>
    <w:basedOn w:val="DefaultParagraphFont"/>
    <w:semiHidden/>
    <w:unhideWhenUsed/>
    <w:rsid w:val="005F40FF"/>
  </w:style>
  <w:style w:type="paragraph" w:styleId="Revision">
    <w:name w:val="Revision"/>
    <w:hidden/>
    <w:semiHidden/>
    <w:rsid w:val="00456ED7"/>
    <w:pPr>
      <w:spacing w:after="0"/>
    </w:pPr>
  </w:style>
  <w:style w:type="character" w:styleId="CommentReference">
    <w:name w:val="annotation reference"/>
    <w:basedOn w:val="DefaultParagraphFont"/>
    <w:semiHidden/>
    <w:unhideWhenUsed/>
    <w:rsid w:val="001A5B8B"/>
    <w:rPr>
      <w:sz w:val="16"/>
      <w:szCs w:val="16"/>
    </w:rPr>
  </w:style>
  <w:style w:type="paragraph" w:styleId="CommentText">
    <w:name w:val="annotation text"/>
    <w:basedOn w:val="Normal"/>
    <w:link w:val="CommentTextChar"/>
    <w:uiPriority w:val="99"/>
    <w:semiHidden/>
    <w:unhideWhenUsed/>
    <w:rsid w:val="001A5B8B"/>
    <w:rPr>
      <w:sz w:val="20"/>
      <w:szCs w:val="20"/>
    </w:rPr>
  </w:style>
  <w:style w:type="character" w:customStyle="1" w:styleId="CommentTextChar">
    <w:name w:val="Comment Text Char"/>
    <w:basedOn w:val="DefaultParagraphFont"/>
    <w:link w:val="CommentText"/>
    <w:uiPriority w:val="99"/>
    <w:semiHidden/>
    <w:rsid w:val="001A5B8B"/>
    <w:rPr>
      <w:sz w:val="20"/>
      <w:szCs w:val="20"/>
    </w:rPr>
  </w:style>
  <w:style w:type="paragraph" w:styleId="CommentSubject">
    <w:name w:val="annotation subject"/>
    <w:basedOn w:val="CommentText"/>
    <w:next w:val="CommentText"/>
    <w:link w:val="CommentSubjectChar"/>
    <w:semiHidden/>
    <w:unhideWhenUsed/>
    <w:rsid w:val="001A5B8B"/>
    <w:rPr>
      <w:b/>
      <w:bCs/>
    </w:rPr>
  </w:style>
  <w:style w:type="character" w:customStyle="1" w:styleId="CommentSubjectChar">
    <w:name w:val="Comment Subject Char"/>
    <w:basedOn w:val="CommentTextChar"/>
    <w:link w:val="CommentSubject"/>
    <w:semiHidden/>
    <w:rsid w:val="001A5B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86490">
      <w:bodyDiv w:val="1"/>
      <w:marLeft w:val="0"/>
      <w:marRight w:val="0"/>
      <w:marTop w:val="0"/>
      <w:marBottom w:val="0"/>
      <w:divBdr>
        <w:top w:val="none" w:sz="0" w:space="0" w:color="auto"/>
        <w:left w:val="none" w:sz="0" w:space="0" w:color="auto"/>
        <w:bottom w:val="none" w:sz="0" w:space="0" w:color="auto"/>
        <w:right w:val="none" w:sz="0" w:space="0" w:color="auto"/>
      </w:divBdr>
      <w:divsChild>
        <w:div w:id="678310819">
          <w:marLeft w:val="0"/>
          <w:marRight w:val="0"/>
          <w:marTop w:val="0"/>
          <w:marBottom w:val="0"/>
          <w:divBdr>
            <w:top w:val="none" w:sz="0" w:space="0" w:color="auto"/>
            <w:left w:val="none" w:sz="0" w:space="0" w:color="auto"/>
            <w:bottom w:val="none" w:sz="0" w:space="0" w:color="auto"/>
            <w:right w:val="none" w:sz="0" w:space="0" w:color="auto"/>
          </w:divBdr>
          <w:divsChild>
            <w:div w:id="4357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3055">
      <w:bodyDiv w:val="1"/>
      <w:marLeft w:val="0"/>
      <w:marRight w:val="0"/>
      <w:marTop w:val="0"/>
      <w:marBottom w:val="0"/>
      <w:divBdr>
        <w:top w:val="none" w:sz="0" w:space="0" w:color="auto"/>
        <w:left w:val="none" w:sz="0" w:space="0" w:color="auto"/>
        <w:bottom w:val="none" w:sz="0" w:space="0" w:color="auto"/>
        <w:right w:val="none" w:sz="0" w:space="0" w:color="auto"/>
      </w:divBdr>
      <w:divsChild>
        <w:div w:id="519781469">
          <w:marLeft w:val="0"/>
          <w:marRight w:val="0"/>
          <w:marTop w:val="0"/>
          <w:marBottom w:val="0"/>
          <w:divBdr>
            <w:top w:val="none" w:sz="0" w:space="0" w:color="auto"/>
            <w:left w:val="none" w:sz="0" w:space="0" w:color="auto"/>
            <w:bottom w:val="none" w:sz="0" w:space="0" w:color="auto"/>
            <w:right w:val="none" w:sz="0" w:space="0" w:color="auto"/>
          </w:divBdr>
          <w:divsChild>
            <w:div w:id="5984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0958">
      <w:bodyDiv w:val="1"/>
      <w:marLeft w:val="0"/>
      <w:marRight w:val="0"/>
      <w:marTop w:val="0"/>
      <w:marBottom w:val="0"/>
      <w:divBdr>
        <w:top w:val="none" w:sz="0" w:space="0" w:color="auto"/>
        <w:left w:val="none" w:sz="0" w:space="0" w:color="auto"/>
        <w:bottom w:val="none" w:sz="0" w:space="0" w:color="auto"/>
        <w:right w:val="none" w:sz="0" w:space="0" w:color="auto"/>
      </w:divBdr>
      <w:divsChild>
        <w:div w:id="1869446278">
          <w:marLeft w:val="0"/>
          <w:marRight w:val="0"/>
          <w:marTop w:val="0"/>
          <w:marBottom w:val="0"/>
          <w:divBdr>
            <w:top w:val="none" w:sz="0" w:space="0" w:color="auto"/>
            <w:left w:val="none" w:sz="0" w:space="0" w:color="auto"/>
            <w:bottom w:val="none" w:sz="0" w:space="0" w:color="auto"/>
            <w:right w:val="none" w:sz="0" w:space="0" w:color="auto"/>
          </w:divBdr>
          <w:divsChild>
            <w:div w:id="16014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20292">
      <w:bodyDiv w:val="1"/>
      <w:marLeft w:val="0"/>
      <w:marRight w:val="0"/>
      <w:marTop w:val="0"/>
      <w:marBottom w:val="0"/>
      <w:divBdr>
        <w:top w:val="none" w:sz="0" w:space="0" w:color="auto"/>
        <w:left w:val="none" w:sz="0" w:space="0" w:color="auto"/>
        <w:bottom w:val="none" w:sz="0" w:space="0" w:color="auto"/>
        <w:right w:val="none" w:sz="0" w:space="0" w:color="auto"/>
      </w:divBdr>
      <w:divsChild>
        <w:div w:id="1555196508">
          <w:marLeft w:val="0"/>
          <w:marRight w:val="0"/>
          <w:marTop w:val="0"/>
          <w:marBottom w:val="0"/>
          <w:divBdr>
            <w:top w:val="none" w:sz="0" w:space="0" w:color="auto"/>
            <w:left w:val="none" w:sz="0" w:space="0" w:color="auto"/>
            <w:bottom w:val="none" w:sz="0" w:space="0" w:color="auto"/>
            <w:right w:val="none" w:sz="0" w:space="0" w:color="auto"/>
          </w:divBdr>
          <w:divsChild>
            <w:div w:id="11299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pb.2013.3275" TargetMode="External"/><Relationship Id="rId18" Type="http://schemas.openxmlformats.org/officeDocument/2006/relationships/hyperlink" Target="https://doi.org/10.1038/35041687" TargetMode="External"/><Relationship Id="rId26" Type="http://schemas.openxmlformats.org/officeDocument/2006/relationships/hyperlink" Target="https://doi.org/10.1038/s41586-021-03497-0" TargetMode="External"/><Relationship Id="rId39" Type="http://schemas.microsoft.com/office/2011/relationships/people" Target="people.xml"/><Relationship Id="rId21" Type="http://schemas.openxmlformats.org/officeDocument/2006/relationships/hyperlink" Target="https://doi.org/10.1098/rspb.2011.1913" TargetMode="External"/><Relationship Id="rId34" Type="http://schemas.openxmlformats.org/officeDocument/2006/relationships/hyperlink" Target="https://doi.org/10.1016/0166-4328(94)90100-7" TargetMode="External"/><Relationship Id="rId7" Type="http://schemas.openxmlformats.org/officeDocument/2006/relationships/hyperlink" Target="https://github.com/Pablo-Recio/CORT-Temp_Spatial_learning" TargetMode="External"/><Relationship Id="rId12" Type="http://schemas.openxmlformats.org/officeDocument/2006/relationships/hyperlink" Target="https://doi.org/10.1016/j.tree.2013.02.004" TargetMode="External"/><Relationship Id="rId17" Type="http://schemas.openxmlformats.org/officeDocument/2006/relationships/hyperlink" Target="https://doi.org/10.1146/annurev.ecolsys.35.112202.130152" TargetMode="External"/><Relationship Id="rId25" Type="http://schemas.openxmlformats.org/officeDocument/2006/relationships/hyperlink" Target="https://doi.org/10.1073/pnas.97.20.11032" TargetMode="External"/><Relationship Id="rId33" Type="http://schemas.openxmlformats.org/officeDocument/2006/relationships/hyperlink" Target="https://mc-stan.or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73/pnas.0812671106" TargetMode="External"/><Relationship Id="rId20" Type="http://schemas.openxmlformats.org/officeDocument/2006/relationships/hyperlink" Target="https://doi.org/10.1073/pnas.1311310110" TargetMode="External"/><Relationship Id="rId29" Type="http://schemas.openxmlformats.org/officeDocument/2006/relationships/hyperlink" Target="https://doi.org/10.1111/brv.123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0071-016-0993-2" TargetMode="External"/><Relationship Id="rId24" Type="http://schemas.openxmlformats.org/officeDocument/2006/relationships/hyperlink" Target="https://doi.org/10.1098/rsbl.2010.0556" TargetMode="External"/><Relationship Id="rId32" Type="http://schemas.openxmlformats.org/officeDocument/2006/relationships/hyperlink" Target="https://www.R-project.org/" TargetMode="External"/><Relationship Id="rId37" Type="http://schemas.openxmlformats.org/officeDocument/2006/relationships/hyperlink" Target="https://doi.org/10.1002/jnr.2033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8/rsbl.2017.0002" TargetMode="External"/><Relationship Id="rId23" Type="http://schemas.openxmlformats.org/officeDocument/2006/relationships/hyperlink" Target="https://doi.org/10.1098/rsbl.2011.0480" TargetMode="External"/><Relationship Id="rId28" Type="http://schemas.openxmlformats.org/officeDocument/2006/relationships/hyperlink" Target="https://doi.org/10.1098/rsbl.2014.0430" TargetMode="External"/><Relationship Id="rId36" Type="http://schemas.openxmlformats.org/officeDocument/2006/relationships/hyperlink" Target="https://doi.org/10.1111/1365-2435.13860" TargetMode="External"/><Relationship Id="rId10" Type="http://schemas.openxmlformats.org/officeDocument/2006/relationships/hyperlink" Target="https://doi.org/10.1007/s10071-013-0665-4" TargetMode="External"/><Relationship Id="rId19" Type="http://schemas.openxmlformats.org/officeDocument/2006/relationships/hyperlink" Target="https://doi.org/10.1016/j.neulet.2010.11.006" TargetMode="External"/><Relationship Id="rId31" Type="http://schemas.openxmlformats.org/officeDocument/2006/relationships/hyperlink" Target="https://doi.org/10.1016/j.yfrne.2018.01.001" TargetMode="External"/><Relationship Id="rId4" Type="http://schemas.openxmlformats.org/officeDocument/2006/relationships/webSettings" Target="webSettings.xml"/><Relationship Id="rId9" Type="http://schemas.openxmlformats.org/officeDocument/2006/relationships/hyperlink" Target="https://doi.org/10.1098/rsbl.2011.1161" TargetMode="External"/><Relationship Id="rId14" Type="http://schemas.openxmlformats.org/officeDocument/2006/relationships/hyperlink" Target="https://doi.org/10.1111/j.1469-7998.2010.00764.x" TargetMode="External"/><Relationship Id="rId22" Type="http://schemas.openxmlformats.org/officeDocument/2006/relationships/hyperlink" Target="https://doi.org/10.3389/fnbeh.2018.00306" TargetMode="External"/><Relationship Id="rId27" Type="http://schemas.openxmlformats.org/officeDocument/2006/relationships/hyperlink" Target="https://doi.org/10.1073/pnas.050583697" TargetMode="External"/><Relationship Id="rId30" Type="http://schemas.openxmlformats.org/officeDocument/2006/relationships/hyperlink" Target="https://doi.org/10.1073/pnas.1321881111" TargetMode="External"/><Relationship Id="rId35" Type="http://schemas.openxmlformats.org/officeDocument/2006/relationships/hyperlink" Target="https://doi.org/10.1242/jeb.024257" TargetMode="External"/><Relationship Id="rId8" Type="http://schemas.openxmlformats.org/officeDocument/2006/relationships/hyperlink" Target="https://doi.org/10.1016/j.neubiorev.2022.10466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24</Pages>
  <Words>7712</Words>
  <Characters>43965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Prenatal conditions do not affect brain physiology and learning in a lizard</vt:lpstr>
    </vt:vector>
  </TitlesOfParts>
  <Company/>
  <LinksUpToDate>false</LinksUpToDate>
  <CharactersWithSpaces>51574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Prenatal conditions do not affect brain physiology and learning in a lizard</dc:title>
  <dc:creator>Pablo Recio Santiago</dc:creator>
  <cp:keywords/>
  <cp:lastModifiedBy>Pablo Recio Santiago</cp:lastModifiedBy>
  <cp:revision>6</cp:revision>
  <dcterms:created xsi:type="dcterms:W3CDTF">2025-06-10T22:57:00Z</dcterms:created>
  <dcterms:modified xsi:type="dcterms:W3CDTF">2025-06-11T22:07:00Z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./bib/the-journal-of-experimental-biology.csl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