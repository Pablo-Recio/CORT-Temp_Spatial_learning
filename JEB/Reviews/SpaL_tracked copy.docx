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853D" w14:textId="77777777" w:rsidR="001F71F2" w:rsidRPr="00B92675" w:rsidRDefault="005861BF" w:rsidP="00B92675">
      <w:pPr>
        <w:pStyle w:val="Title"/>
        <w:spacing w:line="480" w:lineRule="auto"/>
        <w:rPr>
          <w:rFonts w:ascii="Times New Roman" w:hAnsi="Times New Roman" w:cs="Times New Roman"/>
          <w:color w:val="000000" w:themeColor="text1"/>
        </w:rPr>
      </w:pPr>
      <w:r w:rsidRPr="00B92675">
        <w:rPr>
          <w:rFonts w:ascii="Times New Roman" w:hAnsi="Times New Roman" w:cs="Times New Roman"/>
          <w:color w:val="000000" w:themeColor="text1"/>
        </w:rPr>
        <w:t>Prenatal conditions do not affect brain physiology and learning in a lizard</w:t>
      </w:r>
    </w:p>
    <w:p w14:paraId="3FD7853E" w14:textId="77777777" w:rsidR="001F71F2" w:rsidRPr="002F585C" w:rsidRDefault="005861BF" w:rsidP="00B92675">
      <w:pPr>
        <w:pStyle w:val="FirstParagraph"/>
        <w:spacing w:line="480" w:lineRule="auto"/>
        <w:rPr>
          <w:rFonts w:cs="Times New Roman"/>
        </w:rPr>
      </w:pPr>
      <w:r w:rsidRPr="002F585C">
        <w:rPr>
          <w:rFonts w:cs="Times New Roman"/>
        </w:rPr>
        <w:t>Pablo Recio</w:t>
      </w:r>
      <w:r w:rsidRPr="002F585C">
        <w:rPr>
          <w:rFonts w:cs="Times New Roman"/>
          <w:vertAlign w:val="superscript"/>
        </w:rPr>
        <w:t>1</w:t>
      </w:r>
      <w:r w:rsidRPr="002F585C">
        <w:rPr>
          <w:rFonts w:cs="Times New Roman"/>
        </w:rPr>
        <w:t>,</w:t>
      </w:r>
      <m:oMath>
        <m:r>
          <m:rPr>
            <m:sty m:val="p"/>
          </m:rPr>
          <w:rPr>
            <w:rFonts w:ascii="Cambria Math" w:hAnsi="Cambria Math" w:cs="Times New Roman"/>
          </w:rPr>
          <m:t>‡</m:t>
        </m:r>
      </m:oMath>
      <w:r w:rsidRPr="002F585C">
        <w:rPr>
          <w:rFonts w:cs="Times New Roman"/>
        </w:rPr>
        <w:t xml:space="preserve"> , Dalton C. Leibold</w:t>
      </w:r>
      <w:r w:rsidRPr="002F585C">
        <w:rPr>
          <w:rFonts w:cs="Times New Roman"/>
          <w:vertAlign w:val="superscript"/>
        </w:rPr>
        <w:t>1</w:t>
      </w:r>
      <w:r w:rsidRPr="002F585C">
        <w:rPr>
          <w:rFonts w:cs="Times New Roman"/>
        </w:rPr>
        <w:t xml:space="preserve">, Ondi L. Crino </w:t>
      </w:r>
      <w:r w:rsidRPr="002F585C">
        <w:rPr>
          <w:rFonts w:cs="Times New Roman"/>
          <w:vertAlign w:val="superscript"/>
        </w:rPr>
        <w:t>1,2</w:t>
      </w:r>
      <w:r w:rsidRPr="002F585C">
        <w:rPr>
          <w:rFonts w:cs="Times New Roman"/>
        </w:rPr>
        <w:t>, Christopher R. Friesen</w:t>
      </w:r>
      <w:r w:rsidRPr="002F585C">
        <w:rPr>
          <w:rFonts w:cs="Times New Roman"/>
          <w:vertAlign w:val="superscript"/>
        </w:rPr>
        <w:t>3,4</w:t>
      </w:r>
      <w:r w:rsidRPr="002F585C">
        <w:rPr>
          <w:rFonts w:cs="Times New Roman"/>
        </w:rPr>
        <w:t>, Daniel W.A. Noble</w:t>
      </w:r>
      <w:r w:rsidRPr="002F585C">
        <w:rPr>
          <w:rFonts w:cs="Times New Roman"/>
          <w:vertAlign w:val="superscript"/>
        </w:rPr>
        <w:t>1</w:t>
      </w:r>
    </w:p>
    <w:p w14:paraId="3FD7853F"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vertAlign w:val="superscript"/>
        </w:rPr>
        <w:t>1</w:t>
      </w:r>
      <w:r w:rsidRPr="002F585C">
        <w:rPr>
          <w:rFonts w:ascii="Times New Roman" w:hAnsi="Times New Roman" w:cs="Times New Roman"/>
        </w:rPr>
        <w:t xml:space="preserve"> Division of Ecology and Evolution, Research School of Biology, The Australian National University, Canberra, ACT 2601, Australia</w:t>
      </w:r>
      <w:r w:rsidRPr="002F585C">
        <w:rPr>
          <w:rFonts w:ascii="Times New Roman" w:hAnsi="Times New Roman" w:cs="Times New Roman"/>
        </w:rPr>
        <w:br/>
      </w:r>
      <w:r w:rsidRPr="002F585C">
        <w:rPr>
          <w:rFonts w:ascii="Times New Roman" w:hAnsi="Times New Roman" w:cs="Times New Roman"/>
          <w:vertAlign w:val="superscript"/>
        </w:rPr>
        <w:t>2</w:t>
      </w:r>
      <w:r w:rsidRPr="002F585C">
        <w:rPr>
          <w:rFonts w:ascii="Times New Roman" w:hAnsi="Times New Roman" w:cs="Times New Roman"/>
        </w:rPr>
        <w:t xml:space="preserve"> Flinders University, College of Science and Engineering, Bedford Park, SA 5042, Australia</w:t>
      </w:r>
      <w:r w:rsidRPr="002F585C">
        <w:rPr>
          <w:rFonts w:ascii="Times New Roman" w:hAnsi="Times New Roman" w:cs="Times New Roman"/>
        </w:rPr>
        <w:br/>
      </w:r>
      <w:r w:rsidRPr="002F585C">
        <w:rPr>
          <w:rFonts w:ascii="Times New Roman" w:hAnsi="Times New Roman" w:cs="Times New Roman"/>
          <w:vertAlign w:val="superscript"/>
        </w:rPr>
        <w:t>3</w:t>
      </w:r>
      <w:r w:rsidRPr="002F585C">
        <w:rPr>
          <w:rFonts w:ascii="Times New Roman" w:hAnsi="Times New Roman" w:cs="Times New Roman"/>
        </w:rPr>
        <w:t xml:space="preserve"> University of Wollongong, Wollongong, NSW 2500, Australia</w:t>
      </w:r>
      <w:r w:rsidRPr="002F585C">
        <w:rPr>
          <w:rFonts w:ascii="Times New Roman" w:hAnsi="Times New Roman" w:cs="Times New Roman"/>
        </w:rPr>
        <w:br/>
      </w:r>
      <w:r w:rsidRPr="002F585C">
        <w:rPr>
          <w:rFonts w:ascii="Times New Roman" w:hAnsi="Times New Roman" w:cs="Times New Roman"/>
          <w:vertAlign w:val="superscript"/>
        </w:rPr>
        <w:t>4</w:t>
      </w:r>
      <w:r w:rsidRPr="002F585C">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2F585C">
        <w:rPr>
          <w:rFonts w:ascii="Times New Roman" w:hAnsi="Times New Roman" w:cs="Times New Roman"/>
        </w:rPr>
        <w:t xml:space="preserve"> Corresponding author: pablo.reciosantiago@anu.edu.au</w:t>
      </w:r>
    </w:p>
    <w:p w14:paraId="3FD78540"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Pablo Recio ORCID: 0000-0002-5890-0218</w:t>
      </w:r>
      <w:r w:rsidRPr="002F585C">
        <w:rPr>
          <w:rFonts w:ascii="Times New Roman" w:hAnsi="Times New Roman" w:cs="Times New Roman"/>
        </w:rPr>
        <w:br/>
        <w:t>Dalton C. Leibold ORCID: 0000-0001-9645-2033</w:t>
      </w:r>
      <w:r w:rsidRPr="002F585C">
        <w:rPr>
          <w:rFonts w:ascii="Times New Roman" w:hAnsi="Times New Roman" w:cs="Times New Roman"/>
        </w:rPr>
        <w:br/>
        <w:t>Ondi L. Crino ORCID: 0000-0001-5700-1387</w:t>
      </w:r>
      <w:r w:rsidRPr="002F585C">
        <w:rPr>
          <w:rFonts w:ascii="Times New Roman" w:hAnsi="Times New Roman" w:cs="Times New Roman"/>
        </w:rPr>
        <w:br/>
        <w:t>Christopher R. Friesen ORCID: 0000-0001-5338-7454</w:t>
      </w:r>
      <w:r w:rsidRPr="002F585C">
        <w:rPr>
          <w:rFonts w:ascii="Times New Roman" w:hAnsi="Times New Roman" w:cs="Times New Roman"/>
        </w:rPr>
        <w:br/>
        <w:t>Daniel W.A. Noble ORCID: 0000-0001-9460-8743</w:t>
      </w:r>
    </w:p>
    <w:p w14:paraId="3FD78541"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42" w14:textId="77777777" w:rsidR="001F71F2" w:rsidRPr="00E00FDF" w:rsidRDefault="005861BF" w:rsidP="00B92675">
      <w:pPr>
        <w:pStyle w:val="Heading2"/>
        <w:spacing w:line="480" w:lineRule="auto"/>
        <w:rPr>
          <w:rFonts w:cs="Times New Roman"/>
        </w:rPr>
      </w:pPr>
      <w:bookmarkStart w:id="0" w:name="abstract"/>
      <w:r w:rsidRPr="00E00FDF">
        <w:rPr>
          <w:rFonts w:cs="Times New Roman"/>
        </w:rPr>
        <w:lastRenderedPageBreak/>
        <w:t>Abstract</w:t>
      </w:r>
    </w:p>
    <w:p w14:paraId="3FD78543" w14:textId="5825A9E6" w:rsidR="001F71F2" w:rsidRPr="00E00FDF" w:rsidRDefault="005861BF" w:rsidP="00B92675">
      <w:pPr>
        <w:pStyle w:val="FirstParagraph"/>
        <w:spacing w:line="480" w:lineRule="auto"/>
        <w:rPr>
          <w:rFonts w:cs="Times New Roman"/>
        </w:rPr>
      </w:pPr>
      <w:r w:rsidRPr="00E00FDF">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sidRPr="00E00FDF">
        <w:rPr>
          <w:rFonts w:cs="Times New Roman"/>
          <w:i/>
          <w:iCs/>
        </w:rPr>
        <w:t>Lampropholis delicata</w:t>
      </w:r>
      <w:r w:rsidRPr="00E00FDF">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E00FDF">
        <w:rPr>
          <w:rFonts w:cs="Times New Roman"/>
          <w:i/>
          <w:iCs/>
        </w:rPr>
        <w:t>L. delicata</w:t>
      </w:r>
      <w:r w:rsidRPr="00E00FDF">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w:t>
      </w:r>
      <w:r w:rsidR="00951B40" w:rsidRPr="00E00FDF">
        <w:rPr>
          <w:rFonts w:cs="Times New Roman"/>
        </w:rPr>
        <w:t>production of reactive ox</w:t>
      </w:r>
      <w:r w:rsidR="001E52CB" w:rsidRPr="00E00FDF">
        <w:rPr>
          <w:rFonts w:cs="Times New Roman"/>
        </w:rPr>
        <w:t>y</w:t>
      </w:r>
      <w:r w:rsidR="00951B40" w:rsidRPr="00E00FDF">
        <w:rPr>
          <w:rFonts w:cs="Times New Roman"/>
        </w:rPr>
        <w:t xml:space="preserve">gen species </w:t>
      </w:r>
      <w:r w:rsidRPr="00E00FDF">
        <w:rPr>
          <w:rFonts w:cs="Times New Roman"/>
        </w:rPr>
        <w:t xml:space="preserve">but did not affect oxidative damage, possibly due to protective mechanisms. These findings highlight the physiological and cognitive resilience of </w:t>
      </w:r>
      <w:r w:rsidRPr="00E00FDF">
        <w:rPr>
          <w:rFonts w:cs="Times New Roman"/>
          <w:i/>
          <w:iCs/>
        </w:rPr>
        <w:t>L. delicata</w:t>
      </w:r>
      <w:r w:rsidRPr="00E00FDF">
        <w:rPr>
          <w:rFonts w:cs="Times New Roman"/>
        </w:rPr>
        <w:t xml:space="preserve"> to early-life challenges. Future research should explore whether this robustness extends to other brain regions, cognitive domains, and life stages.</w:t>
      </w:r>
    </w:p>
    <w:p w14:paraId="3FD78544" w14:textId="77777777" w:rsidR="001F71F2" w:rsidRPr="00E00FDF" w:rsidRDefault="005861BF" w:rsidP="00B92675">
      <w:pPr>
        <w:pStyle w:val="Heading2"/>
        <w:spacing w:line="480" w:lineRule="auto"/>
        <w:rPr>
          <w:rFonts w:cs="Times New Roman"/>
        </w:rPr>
      </w:pPr>
      <w:bookmarkStart w:id="1" w:name="introduction"/>
      <w:bookmarkEnd w:id="0"/>
      <w:r w:rsidRPr="00E00FDF">
        <w:rPr>
          <w:rFonts w:cs="Times New Roman"/>
        </w:rPr>
        <w:t>Introduction</w:t>
      </w:r>
    </w:p>
    <w:p w14:paraId="3FD78545" w14:textId="3E5866E7" w:rsidR="001F71F2" w:rsidRPr="00E00FDF" w:rsidRDefault="005861BF" w:rsidP="00B92675">
      <w:pPr>
        <w:pStyle w:val="FirstParagraph"/>
        <w:spacing w:line="480" w:lineRule="auto"/>
        <w:rPr>
          <w:rFonts w:cs="Times New Roman"/>
        </w:rPr>
      </w:pPr>
      <w:r w:rsidRPr="00E00FDF">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E00FDF">
          <w:rPr>
            <w:rStyle w:val="Hyperlink"/>
            <w:rFonts w:cs="Times New Roman"/>
          </w:rPr>
          <w:t>Buchanan et al., 2013</w:t>
        </w:r>
      </w:hyperlink>
      <w:r w:rsidRPr="00E00FDF">
        <w:rPr>
          <w:rFonts w:cs="Times New Roman"/>
        </w:rPr>
        <w:t xml:space="preserve">; </w:t>
      </w:r>
      <w:hyperlink w:anchor="ref-dukas_evolutionary_2004">
        <w:r w:rsidRPr="00E00FDF">
          <w:rPr>
            <w:rStyle w:val="Hyperlink"/>
            <w:rFonts w:cs="Times New Roman"/>
          </w:rPr>
          <w:t>Dukas, 2004</w:t>
        </w:r>
      </w:hyperlink>
      <w:r w:rsidRPr="00E00FDF">
        <w:rPr>
          <w:rFonts w:cs="Times New Roman"/>
        </w:rPr>
        <w:t xml:space="preserve">; </w:t>
      </w:r>
      <w:hyperlink w:anchor="ref-leal_behavioural_2012">
        <w:r w:rsidRPr="00E00FDF">
          <w:rPr>
            <w:rStyle w:val="Hyperlink"/>
            <w:rFonts w:cs="Times New Roman"/>
          </w:rPr>
          <w:t>Leal and Powell, 2012</w:t>
        </w:r>
      </w:hyperlink>
      <w:r w:rsidRPr="00E00FDF">
        <w:rPr>
          <w:rFonts w:cs="Times New Roman"/>
        </w:rPr>
        <w:t xml:space="preserve">). However, the capacity to form new associations varies among individuals, potentially affecting their responses to environmental </w:t>
      </w:r>
      <w:r w:rsidRPr="00E00FDF">
        <w:rPr>
          <w:rFonts w:cs="Times New Roman"/>
        </w:rPr>
        <w:lastRenderedPageBreak/>
        <w:t>challenges (</w:t>
      </w:r>
      <w:hyperlink w:anchor="ref-ward2016ecological">
        <w:r w:rsidRPr="00E00FDF">
          <w:rPr>
            <w:rStyle w:val="Hyperlink"/>
            <w:rFonts w:cs="Times New Roman"/>
          </w:rPr>
          <w:t>Ward-Fear et al., 2016</w:t>
        </w:r>
      </w:hyperlink>
      <w:r w:rsidRPr="00E00FDF">
        <w:rPr>
          <w:rFonts w:cs="Times New Roman"/>
        </w:rPr>
        <w:t xml:space="preserve">; </w:t>
      </w:r>
      <w:hyperlink w:anchor="ref-welklin2024spatial">
        <w:r w:rsidRPr="00E00FDF">
          <w:rPr>
            <w:rStyle w:val="Hyperlink"/>
            <w:rFonts w:cs="Times New Roman"/>
          </w:rPr>
          <w:t>Welklin et al., 2024</w:t>
        </w:r>
      </w:hyperlink>
      <w:r w:rsidRPr="00E00FDF">
        <w:rPr>
          <w:rFonts w:cs="Times New Roman"/>
        </w:rPr>
        <w:t>). Learning faster may imply better exploitation of resources or responding more efficiently to novel threats (</w:t>
      </w:r>
      <w:hyperlink w:anchor="ref-ward2016ecological">
        <w:r w:rsidRPr="00E00FDF">
          <w:rPr>
            <w:rStyle w:val="Hyperlink"/>
            <w:rFonts w:cs="Times New Roman"/>
          </w:rPr>
          <w:t>Ward-Fear et al., 2016</w:t>
        </w:r>
      </w:hyperlink>
      <w:r w:rsidRPr="00E00FDF">
        <w:rPr>
          <w:rFonts w:cs="Times New Roman"/>
        </w:rPr>
        <w:t xml:space="preserve">). </w:t>
      </w:r>
      <w:ins w:id="2" w:author="Pablo Recio Santiago" w:date="2025-06-12T07:43:00Z" w16du:dateUtc="2025-06-11T21:43:00Z">
        <w:r w:rsidR="002E5540" w:rsidRPr="00E00FDF">
          <w:rPr>
            <w:rFonts w:cs="Times New Roman"/>
          </w:rPr>
          <w:t>Nevertheless, learning fast can also carry potential costs, such as reduced memory accuracy or energetic trade-offs (</w:t>
        </w:r>
        <w:r w:rsidR="002E5540" w:rsidRPr="00E00FDF">
          <w:fldChar w:fldCharType="begin"/>
        </w:r>
        <w:r w:rsidR="002E5540" w:rsidRPr="00E00FDF">
          <w:instrText>HYPERLINK \l "ref-dukas_evolutionary_2004" \h</w:instrText>
        </w:r>
        <w:r w:rsidR="002E5540" w:rsidRPr="00E00FDF">
          <w:fldChar w:fldCharType="separate"/>
        </w:r>
        <w:r w:rsidR="002E5540" w:rsidRPr="00E00FDF">
          <w:rPr>
            <w:rStyle w:val="Hyperlink"/>
            <w:rFonts w:cs="Times New Roman"/>
          </w:rPr>
          <w:t>Dukas, 2004</w:t>
        </w:r>
        <w:r w:rsidR="002E5540" w:rsidRPr="00E00FDF">
          <w:fldChar w:fldCharType="end"/>
        </w:r>
        <w:r w:rsidR="002E5540" w:rsidRPr="00E00FDF">
          <w:t>)</w:t>
        </w:r>
        <w:r w:rsidR="002E5540" w:rsidRPr="00E00FDF">
          <w:rPr>
            <w:rFonts w:cs="Times New Roman"/>
          </w:rPr>
          <w:t xml:space="preserve">. As such, variation in learning abilities likely reflects different evolutionary </w:t>
        </w:r>
        <w:r w:rsidR="002E5540" w:rsidRPr="00E00FDF">
          <w:t>compromises</w:t>
        </w:r>
        <w:r w:rsidR="002E5540" w:rsidRPr="00E00FDF">
          <w:rPr>
            <w:rFonts w:cs="Times New Roman"/>
          </w:rPr>
          <w:t>, with significant implications for individual fitness (</w:t>
        </w:r>
        <w:r w:rsidR="002E5540" w:rsidRPr="00E00FDF">
          <w:fldChar w:fldCharType="begin"/>
        </w:r>
        <w:r w:rsidR="002E5540" w:rsidRPr="00E00FDF">
          <w:instrText>HYPERLINK \l "ref-ward2016ecological" \h</w:instrText>
        </w:r>
        <w:r w:rsidR="002E5540" w:rsidRPr="00E00FDF">
          <w:fldChar w:fldCharType="separate"/>
        </w:r>
        <w:r w:rsidR="002E5540" w:rsidRPr="00E00FDF">
          <w:rPr>
            <w:rStyle w:val="Hyperlink"/>
            <w:rFonts w:cs="Times New Roman"/>
          </w:rPr>
          <w:t>Ward-Fear et al., 2016</w:t>
        </w:r>
        <w:r w:rsidR="002E5540" w:rsidRPr="00E00FDF">
          <w:fldChar w:fldCharType="end"/>
        </w:r>
        <w:r w:rsidR="002E5540" w:rsidRPr="00E00FDF">
          <w:rPr>
            <w:rFonts w:cs="Times New Roman"/>
          </w:rPr>
          <w:t xml:space="preserve">; </w:t>
        </w:r>
        <w:r w:rsidR="002E5540" w:rsidRPr="00E00FDF">
          <w:fldChar w:fldCharType="begin"/>
        </w:r>
        <w:r w:rsidR="002E5540" w:rsidRPr="00E00FDF">
          <w:instrText>HYPERLINK \l "ref-welklin2024spatial" \h</w:instrText>
        </w:r>
        <w:r w:rsidR="002E5540" w:rsidRPr="00E00FDF">
          <w:fldChar w:fldCharType="separate"/>
        </w:r>
        <w:proofErr w:type="spellStart"/>
        <w:r w:rsidR="002E5540" w:rsidRPr="00E00FDF">
          <w:rPr>
            <w:rStyle w:val="Hyperlink"/>
            <w:rFonts w:cs="Times New Roman"/>
          </w:rPr>
          <w:t>Welklin</w:t>
        </w:r>
        <w:proofErr w:type="spellEnd"/>
        <w:r w:rsidR="002E5540" w:rsidRPr="00E00FDF">
          <w:rPr>
            <w:rStyle w:val="Hyperlink"/>
            <w:rFonts w:cs="Times New Roman"/>
          </w:rPr>
          <w:t xml:space="preserve"> et al., 2024</w:t>
        </w:r>
        <w:r w:rsidR="002E5540" w:rsidRPr="00E00FDF">
          <w:fldChar w:fldCharType="end"/>
        </w:r>
        <w:r w:rsidR="002E5540" w:rsidRPr="00E00FDF">
          <w:rPr>
            <w:rFonts w:cs="Times New Roman"/>
          </w:rPr>
          <w:t xml:space="preserve">). </w:t>
        </w:r>
      </w:ins>
      <w:r w:rsidR="00CB4CAB" w:rsidRPr="00E00FDF">
        <w:rPr>
          <w:rFonts w:cs="Times New Roman"/>
        </w:rPr>
        <w:t xml:space="preserve">Unravelling the mechanisms that drive these differences is crucial for understanding cognitive evolution. </w:t>
      </w:r>
    </w:p>
    <w:p w14:paraId="3FD78546" w14:textId="5AB958AD"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Factors like age, sex, or early-life conditions can have important effects on learning abilities (</w:t>
      </w:r>
      <w:hyperlink w:anchor="ref-amiel_hotter_2012">
        <w:r w:rsidRPr="00E00FDF">
          <w:rPr>
            <w:rStyle w:val="Hyperlink"/>
            <w:rFonts w:ascii="Times New Roman" w:hAnsi="Times New Roman" w:cs="Times New Roman"/>
          </w:rPr>
          <w:t>Amiel and Shine, 2012</w:t>
        </w:r>
      </w:hyperlink>
      <w:r w:rsidRPr="00E00FDF">
        <w:rPr>
          <w:rFonts w:ascii="Times New Roman" w:hAnsi="Times New Roman" w:cs="Times New Roman"/>
        </w:rPr>
        <w:t xml:space="preserve">; </w:t>
      </w:r>
      <w:hyperlink w:anchor="ref-amiel_egg_2014">
        <w:r w:rsidRPr="00E00FDF">
          <w:rPr>
            <w:rStyle w:val="Hyperlink"/>
            <w:rFonts w:ascii="Times New Roman" w:hAnsi="Times New Roman" w:cs="Times New Roman"/>
          </w:rPr>
          <w:t>Amiel et al., 2014</w:t>
        </w:r>
      </w:hyperlink>
      <w:r w:rsidRPr="00E00FDF">
        <w:rPr>
          <w:rFonts w:ascii="Times New Roman" w:hAnsi="Times New Roman" w:cs="Times New Roman"/>
        </w:rPr>
        <w:t xml:space="preserve">; </w:t>
      </w:r>
      <w:hyperlink w:anchor="ref-carazo_sex_2014">
        <w:r w:rsidRPr="00E00FDF">
          <w:rPr>
            <w:rStyle w:val="Hyperlink"/>
            <w:rFonts w:ascii="Times New Roman" w:hAnsi="Times New Roman" w:cs="Times New Roman"/>
          </w:rPr>
          <w:t>Carazo et al., 2014</w:t>
        </w:r>
      </w:hyperlink>
      <w:r w:rsidRPr="00E00FDF">
        <w:rPr>
          <w:rFonts w:ascii="Times New Roman" w:hAnsi="Times New Roman" w:cs="Times New Roman"/>
        </w:rPr>
        <w:t xml:space="preserve">; </w:t>
      </w:r>
      <w:hyperlink w:anchor="ref-lemaire_prenatal_2000">
        <w:r w:rsidRPr="00E00FDF">
          <w:rPr>
            <w:rStyle w:val="Hyperlink"/>
            <w:rFonts w:ascii="Times New Roman" w:hAnsi="Times New Roman" w:cs="Times New Roman"/>
          </w:rPr>
          <w:t>Lemaire et al., 2000</w:t>
        </w:r>
      </w:hyperlink>
      <w:r w:rsidRPr="00E00FDF">
        <w:rPr>
          <w:rFonts w:ascii="Times New Roman" w:hAnsi="Times New Roman" w:cs="Times New Roman"/>
        </w:rPr>
        <w:t xml:space="preserve">; </w:t>
      </w:r>
      <w:hyperlink w:anchor="ref-noble_age-dependent_2014">
        <w:r w:rsidRPr="00E00FDF">
          <w:rPr>
            <w:rStyle w:val="Hyperlink"/>
            <w:rFonts w:ascii="Times New Roman" w:hAnsi="Times New Roman" w:cs="Times New Roman"/>
          </w:rPr>
          <w:t>Noble et al., 2014</w:t>
        </w:r>
      </w:hyperlink>
      <w:r w:rsidRPr="00E00FDF">
        <w:rPr>
          <w:rFonts w:ascii="Times New Roman" w:hAnsi="Times New Roman" w:cs="Times New Roman"/>
        </w:rPr>
        <w:t xml:space="preserve">; </w:t>
      </w:r>
      <w:hyperlink w:anchor="ref-szuran_water_1994">
        <w:r w:rsidRPr="00E00FDF">
          <w:rPr>
            <w:rStyle w:val="Hyperlink"/>
            <w:rFonts w:ascii="Times New Roman" w:hAnsi="Times New Roman" w:cs="Times New Roman"/>
          </w:rPr>
          <w:t>Szuran et al., 1994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For example, early experiences can alter neurotransmitter production (</w:t>
      </w:r>
      <w:hyperlink w:anchor="ref-amani2021perinatal">
        <w:r w:rsidRPr="00E00FDF">
          <w:rPr>
            <w:rStyle w:val="Hyperlink"/>
            <w:rFonts w:ascii="Times New Roman" w:hAnsi="Times New Roman" w:cs="Times New Roman"/>
          </w:rPr>
          <w:t>Amani et al., 2021</w:t>
        </w:r>
      </w:hyperlink>
      <w:r w:rsidRPr="00E00FDF">
        <w:rPr>
          <w:rFonts w:ascii="Times New Roman" w:hAnsi="Times New Roman" w:cs="Times New Roman"/>
        </w:rPr>
        <w:t>), gene expression (</w:t>
      </w:r>
      <w:hyperlink w:anchor="ref-zhou2020effects">
        <w:r w:rsidRPr="00E00FDF">
          <w:rPr>
            <w:rStyle w:val="Hyperlink"/>
            <w:rFonts w:ascii="Times New Roman" w:hAnsi="Times New Roman" w:cs="Times New Roman"/>
          </w:rPr>
          <w:t>Zhou et al., 2020</w:t>
        </w:r>
      </w:hyperlink>
      <w:r w:rsidRPr="00E00FDF">
        <w:rPr>
          <w:rFonts w:ascii="Times New Roman" w:hAnsi="Times New Roman" w:cs="Times New Roman"/>
        </w:rPr>
        <w:t>), or brain structure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xml:space="preserve">; </w:t>
      </w:r>
      <w:hyperlink w:anchor="ref-siegel1994basic">
        <w:r w:rsidRPr="00E00FDF">
          <w:rPr>
            <w:rStyle w:val="Hyperlink"/>
            <w:rFonts w:ascii="Times New Roman" w:hAnsi="Times New Roman" w:cs="Times New Roman"/>
          </w:rPr>
          <w:t>Siegel and Albers, 1994</w:t>
        </w:r>
      </w:hyperlink>
      <w:r w:rsidRPr="00E00FDF">
        <w:rPr>
          <w:rFonts w:ascii="Times New Roman" w:hAnsi="Times New Roman" w:cs="Times New Roman"/>
        </w:rPr>
        <w:t>). The neural processes involved in learning impose substantial energetic demands (</w:t>
      </w:r>
      <w:hyperlink w:anchor="ref-alexandrov_neuronal_2022">
        <w:r w:rsidRPr="00E00FDF">
          <w:rPr>
            <w:rStyle w:val="Hyperlink"/>
            <w:rFonts w:ascii="Times New Roman" w:hAnsi="Times New Roman" w:cs="Times New Roman"/>
          </w:rPr>
          <w:t>Alexandrov and Pletnikov, 2022</w:t>
        </w:r>
      </w:hyperlink>
      <w:r w:rsidRPr="00E00FDF">
        <w:rPr>
          <w:rFonts w:ascii="Times New Roman" w:hAnsi="Times New Roman" w:cs="Times New Roman"/>
        </w:rPr>
        <w:t xml:space="preserve">; </w:t>
      </w:r>
      <w:hyperlink w:anchor="ref-mann_coupling_2021">
        <w:r w:rsidRPr="00E00FDF">
          <w:rPr>
            <w:rStyle w:val="Hyperlink"/>
            <w:rFonts w:ascii="Times New Roman" w:hAnsi="Times New Roman" w:cs="Times New Roman"/>
          </w:rPr>
          <w:t>Mann et al., 2021</w:t>
        </w:r>
      </w:hyperlink>
      <w:r w:rsidRPr="00E00FDF">
        <w:rPr>
          <w:rFonts w:ascii="Times New Roman" w:hAnsi="Times New Roman" w:cs="Times New Roman"/>
        </w:rPr>
        <w:t xml:space="preserve">; </w:t>
      </w:r>
      <w:hyperlink w:anchor="ref-mcnay_decreases_2000">
        <w:r w:rsidRPr="00E00FDF">
          <w:rPr>
            <w:rStyle w:val="Hyperlink"/>
            <w:rFonts w:ascii="Times New Roman" w:hAnsi="Times New Roman" w:cs="Times New Roman"/>
          </w:rPr>
          <w:t>McNay et al., 2000</w:t>
        </w:r>
      </w:hyperlink>
      <w:r w:rsidRPr="00E00FDF">
        <w:rPr>
          <w:rFonts w:ascii="Times New Roman" w:hAnsi="Times New Roman" w:cs="Times New Roman"/>
        </w:rPr>
        <w:t>), making efficient mitochondrial respiration essential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Additionally, learning depends on a dense network of functional neurons (</w:t>
      </w:r>
      <w:hyperlink w:anchor="ref-amiel_effects_2017">
        <w:r w:rsidRPr="00E00FDF">
          <w:rPr>
            <w:rStyle w:val="Hyperlink"/>
            <w:rFonts w:ascii="Times New Roman" w:hAnsi="Times New Roman" w:cs="Times New Roman"/>
          </w:rPr>
          <w:t>Amiel et al., 2017</w:t>
        </w:r>
      </w:hyperlink>
      <w:r w:rsidRPr="00E00FDF">
        <w:rPr>
          <w:rFonts w:ascii="Times New Roman" w:hAnsi="Times New Roman" w:cs="Times New Roman"/>
        </w:rPr>
        <w:t xml:space="preserve">; </w:t>
      </w:r>
      <w:hyperlink w:anchor="ref-lefebvre_taxonomic_2011">
        <w:r w:rsidRPr="00E00FDF">
          <w:rPr>
            <w:rStyle w:val="Hyperlink"/>
            <w:rFonts w:ascii="Times New Roman" w:hAnsi="Times New Roman" w:cs="Times New Roman"/>
          </w:rPr>
          <w:t>Lefebvre, 2011</w:t>
        </w:r>
      </w:hyperlink>
      <w:r w:rsidRPr="00E00FDF">
        <w:rPr>
          <w:rFonts w:ascii="Times New Roman" w:hAnsi="Times New Roman" w:cs="Times New Roman"/>
        </w:rPr>
        <w:t>), which can be compromised by excessive oxidative stress - a byproduct of mitochondrial metabolism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finkel_oxidants_2000">
        <w:r w:rsidRPr="00E00FDF">
          <w:rPr>
            <w:rStyle w:val="Hyperlink"/>
            <w:rFonts w:ascii="Times New Roman" w:hAnsi="Times New Roman" w:cs="Times New Roman"/>
          </w:rPr>
          <w:t>Finkel and Holbrook, 2000</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w:t>
      </w:r>
      <w:hyperlink w:anchor="ref-hoffmann_mitochondrion_2018">
        <w:r w:rsidRPr="00E00FDF">
          <w:rPr>
            <w:rStyle w:val="Hyperlink"/>
            <w:rFonts w:ascii="Times New Roman" w:hAnsi="Times New Roman" w:cs="Times New Roman"/>
          </w:rPr>
          <w:t>Hoffmann and Spengler, 2018</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Studies on mammals have shown the pervasive effects of mitochondrial physiology on cognitive abilities </w:t>
      </w:r>
      <w:r w:rsidRPr="00E00FDF">
        <w:rPr>
          <w:rFonts w:ascii="Times New Roman" w:hAnsi="Times New Roman" w:cs="Times New Roman"/>
        </w:rPr>
        <w:lastRenderedPageBreak/>
        <w:t>(</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xml:space="preserve">). </w:t>
      </w:r>
      <w:ins w:id="3" w:author="Pablo Recio Santiago" w:date="2025-06-12T07:44:00Z" w16du:dateUtc="2025-06-11T21:44:00Z">
        <w:r w:rsidR="002E5540" w:rsidRPr="00E00FDF">
          <w:rPr>
            <w:rFonts w:ascii="Times New Roman" w:hAnsi="Times New Roman" w:cs="Times New Roman"/>
          </w:rPr>
          <w:t xml:space="preserve">However, the extent to which these effects are </w:t>
        </w:r>
        <w:proofErr w:type="spellStart"/>
        <w:r w:rsidR="002E5540" w:rsidRPr="00E00FDF">
          <w:rPr>
            <w:rFonts w:ascii="Times New Roman" w:hAnsi="Times New Roman" w:cs="Times New Roman"/>
          </w:rPr>
          <w:t>generalisable</w:t>
        </w:r>
        <w:proofErr w:type="spellEnd"/>
        <w:r w:rsidR="002E5540" w:rsidRPr="00E00FDF">
          <w:rPr>
            <w:rFonts w:ascii="Times New Roman" w:hAnsi="Times New Roman" w:cs="Times New Roman"/>
          </w:rPr>
          <w:t xml:space="preserve"> to other taxa – particularly reptiles – remains largely unexplored (see </w:t>
        </w:r>
        <w:r w:rsidR="002E5540" w:rsidRPr="002E5540">
          <w:rPr>
            <w:rStyle w:val="Hyperlink"/>
            <w:rFonts w:ascii="Times New Roman" w:hAnsi="Times New Roman" w:cs="Times New Roman"/>
          </w:rPr>
          <w:t>Matsubara et al., 2017</w:t>
        </w:r>
        <w:r w:rsidR="002E5540" w:rsidRPr="002E5540">
          <w:rPr>
            <w:rStyle w:val="Hyperlink"/>
            <w:rFonts w:ascii="Times New Roman" w:hAnsi="Times New Roman" w:cs="Times New Roman"/>
            <w:color w:val="000000" w:themeColor="text1"/>
          </w:rPr>
          <w:t>;</w:t>
        </w:r>
        <w:r w:rsidR="002E5540" w:rsidRPr="002E5540">
          <w:rPr>
            <w:rStyle w:val="Hyperlink"/>
            <w:rFonts w:ascii="Times New Roman" w:hAnsi="Times New Roman" w:cs="Times New Roman"/>
          </w:rPr>
          <w:t xml:space="preserve"> Szabo et al., 2021</w:t>
        </w:r>
        <w:r w:rsidR="002E5540" w:rsidRPr="00E00FDF">
          <w:rPr>
            <w:rFonts w:ascii="Times New Roman" w:hAnsi="Times New Roman" w:cs="Times New Roman"/>
          </w:rPr>
          <w:t>).</w:t>
        </w:r>
      </w:ins>
    </w:p>
    <w:p w14:paraId="3FD7854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Maternal stress can also influence how mitochondria operate in offspring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 Stressful situations experienced by mothers can elevate glucocorticoids (GCs) (</w:t>
      </w:r>
      <w:hyperlink w:anchor="ref-sapolsky_how_2000">
        <w:r w:rsidRPr="00E00FDF">
          <w:rPr>
            <w:rStyle w:val="Hyperlink"/>
            <w:rFonts w:ascii="Times New Roman" w:hAnsi="Times New Roman" w:cs="Times New Roman"/>
          </w:rPr>
          <w:t>Sapolsky et al., 2000</w:t>
        </w:r>
      </w:hyperlink>
      <w:r w:rsidRPr="00E00FDF">
        <w:rPr>
          <w:rFonts w:ascii="Times New Roman" w:hAnsi="Times New Roman" w:cs="Times New Roman"/>
        </w:rPr>
        <w:t>), which can affect developing embryos (</w:t>
      </w:r>
      <w:hyperlink w:anchor="ref-uller_sex-specific_2009">
        <w:r w:rsidRPr="00E00FDF">
          <w:rPr>
            <w:rStyle w:val="Hyperlink"/>
            <w:rFonts w:ascii="Times New Roman" w:hAnsi="Times New Roman" w:cs="Times New Roman"/>
          </w:rPr>
          <w:t>Uller et al., 2009</w:t>
        </w:r>
      </w:hyperlink>
      <w:r w:rsidRPr="00E00FDF">
        <w:rPr>
          <w:rFonts w:ascii="Times New Roman" w:hAnsi="Times New Roman" w:cs="Times New Roman"/>
        </w:rPr>
        <w:t>) altering mitochondrial physiology through transgenerational effects (</w:t>
      </w:r>
      <w:hyperlink w:anchor="ref-picard_mitochondria_2014">
        <w:r w:rsidRPr="00E00FDF">
          <w:rPr>
            <w:rStyle w:val="Hyperlink"/>
            <w:rFonts w:ascii="Times New Roman" w:hAnsi="Times New Roman" w:cs="Times New Roman"/>
          </w:rPr>
          <w:t>Picard and McEwen, 2014</w:t>
        </w:r>
      </w:hyperlink>
      <w:r w:rsidRPr="00E00FDF">
        <w:rPr>
          <w:rFonts w:ascii="Times New Roman" w:hAnsi="Times New Roman" w:cs="Times New Roman"/>
        </w:rPr>
        <w:t>). For instance, maternal stress has been shown to contribute significantly to oxidative stress in the brain of rats (</w:t>
      </w:r>
      <w:r w:rsidRPr="00E00FDF">
        <w:rPr>
          <w:rFonts w:ascii="Times New Roman" w:hAnsi="Times New Roman" w:cs="Times New Roman"/>
          <w:i/>
          <w:iCs/>
        </w:rPr>
        <w:t>Rattus norvegicus</w:t>
      </w:r>
      <w:r w:rsidRPr="00E00FDF">
        <w:rPr>
          <w:rFonts w:ascii="Times New Roman" w:hAnsi="Times New Roman" w:cs="Times New Roman"/>
        </w:rPr>
        <w:t>) with impacts on spatial learning abilities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8"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E00FDF">
          <w:rPr>
            <w:rStyle w:val="Hyperlink"/>
            <w:rFonts w:ascii="Times New Roman" w:hAnsi="Times New Roman" w:cs="Times New Roman"/>
          </w:rPr>
          <w:t>Crino et al., 2023</w:t>
        </w:r>
      </w:hyperlink>
      <w:r w:rsidRPr="00E00FDF">
        <w:rPr>
          <w:rFonts w:ascii="Times New Roman" w:hAnsi="Times New Roman" w:cs="Times New Roman"/>
        </w:rPr>
        <w:t>). Temperature can also directly influence offspring development, particularly during early life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noble_developmental_2018">
        <w:r w:rsidRPr="00E00FDF">
          <w:rPr>
            <w:rStyle w:val="Hyperlink"/>
            <w:rFonts w:ascii="Times New Roman" w:hAnsi="Times New Roman" w:cs="Times New Roman"/>
          </w:rPr>
          <w:t>Noble et al., 2018</w:t>
        </w:r>
      </w:hyperlink>
      <w:r w:rsidRPr="00E00FDF">
        <w:rPr>
          <w:rFonts w:ascii="Times New Roman" w:hAnsi="Times New Roman" w:cs="Times New Roman"/>
        </w:rPr>
        <w:t>). The prenatal thermal environment is crucial in shaping mitochondrial function, affecting energy metabolism and oxidative stress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stier2022experimental">
        <w:r w:rsidRPr="00E00FDF">
          <w:rPr>
            <w:rStyle w:val="Hyperlink"/>
            <w:rFonts w:ascii="Times New Roman" w:hAnsi="Times New Roman" w:cs="Times New Roman"/>
          </w:rPr>
          <w:t>Stier et al., 2022</w:t>
        </w:r>
      </w:hyperlink>
      <w:r w:rsidRPr="00E00FDF">
        <w:rPr>
          <w:rFonts w:ascii="Times New Roman" w:hAnsi="Times New Roman" w:cs="Times New Roman"/>
        </w:rPr>
        <w:t>). Thus, the combined effects of prenatal GCs and temperature may profoundly influence mitochondrial function, with important consequences for brain development and cognition. However, the extent to which prenatal GCs and temperature interact to shape cognitive abilities via mitochondrial physiology remains largely unknown outside of a few model species (</w:t>
      </w:r>
      <w:hyperlink w:anchor="ref-cao2014ampk">
        <w:r w:rsidRPr="00E00FDF">
          <w:rPr>
            <w:rStyle w:val="Hyperlink"/>
            <w:rFonts w:ascii="Times New Roman" w:hAnsi="Times New Roman" w:cs="Times New Roman"/>
          </w:rPr>
          <w:t>Cao et al., 2014</w:t>
        </w:r>
      </w:hyperlink>
      <w:r w:rsidRPr="00E00FDF">
        <w:rPr>
          <w:rFonts w:ascii="Times New Roman" w:hAnsi="Times New Roman" w:cs="Times New Roman"/>
        </w:rPr>
        <w:t xml:space="preserve">; </w:t>
      </w:r>
      <w:hyperlink w:anchor="ref-haussmann_embryonic_2012">
        <w:r w:rsidRPr="00E00FDF">
          <w:rPr>
            <w:rStyle w:val="Hyperlink"/>
            <w:rFonts w:ascii="Times New Roman" w:hAnsi="Times New Roman" w:cs="Times New Roman"/>
          </w:rPr>
          <w:t>Haussmann et al., 2012</w:t>
        </w:r>
      </w:hyperlink>
      <w:r w:rsidRPr="00E00FDF">
        <w:rPr>
          <w:rFonts w:ascii="Times New Roman" w:hAnsi="Times New Roman" w:cs="Times New Roman"/>
        </w:rPr>
        <w:t xml:space="preserve">; </w:t>
      </w:r>
      <w:hyperlink w:anchor="ref-zhu_prenatal_2004">
        <w:r w:rsidRPr="00E00FDF">
          <w:rPr>
            <w:rStyle w:val="Hyperlink"/>
            <w:rFonts w:ascii="Times New Roman" w:hAnsi="Times New Roman" w:cs="Times New Roman"/>
          </w:rPr>
          <w:t>Zhu et al., 2004</w:t>
        </w:r>
      </w:hyperlink>
      <w:r w:rsidRPr="00E00FDF">
        <w:rPr>
          <w:rFonts w:ascii="Times New Roman" w:hAnsi="Times New Roman" w:cs="Times New Roman"/>
        </w:rPr>
        <w:t>).</w:t>
      </w:r>
    </w:p>
    <w:p w14:paraId="3FD78549"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Here, we examined how prenatal temperature and corticosterone (CORT) — the primary GC in reptiles — affect brain mitochondrial physiology and spatial learning in the delicate skink </w:t>
      </w:r>
      <w:r w:rsidRPr="00E00FDF">
        <w:rPr>
          <w:rFonts w:ascii="Times New Roman" w:hAnsi="Times New Roman" w:cs="Times New Roman"/>
        </w:rPr>
        <w:lastRenderedPageBreak/>
        <w:t>(</w:t>
      </w:r>
      <w:r w:rsidRPr="00E00FDF">
        <w:rPr>
          <w:rFonts w:ascii="Times New Roman" w:hAnsi="Times New Roman" w:cs="Times New Roman"/>
          <w:i/>
          <w:iCs/>
        </w:rPr>
        <w:t>Lampropholis delicata</w:t>
      </w:r>
      <w:r w:rsidRPr="00E00FDF">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E00FDF">
          <w:rPr>
            <w:rStyle w:val="Hyperlink"/>
            <w:rFonts w:ascii="Times New Roman" w:hAnsi="Times New Roman" w:cs="Times New Roman"/>
          </w:rPr>
          <w:t>Costantini et al., 2011</w:t>
        </w:r>
      </w:hyperlink>
      <w:r w:rsidRPr="00E00FDF">
        <w:rPr>
          <w:rFonts w:ascii="Times New Roman" w:hAnsi="Times New Roman" w:cs="Times New Roman"/>
        </w:rPr>
        <w:t xml:space="preserve">; </w:t>
      </w:r>
      <w:hyperlink w:anchor="ref-gong_chronic_2011">
        <w:r w:rsidRPr="00E00FDF">
          <w:rPr>
            <w:rStyle w:val="Hyperlink"/>
            <w:rFonts w:ascii="Times New Roman" w:hAnsi="Times New Roman" w:cs="Times New Roman"/>
          </w:rPr>
          <w:t>Gong et al., 2011</w:t>
        </w:r>
      </w:hyperlink>
      <w:r w:rsidRPr="00E00FDF">
        <w:rPr>
          <w:rFonts w:ascii="Times New Roman" w:hAnsi="Times New Roman" w:cs="Times New Roman"/>
        </w:rPr>
        <w:t xml:space="preserve">; but see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E00FDF">
          <w:rPr>
            <w:rStyle w:val="Hyperlink"/>
            <w:rFonts w:ascii="Times New Roman" w:hAnsi="Times New Roman" w:cs="Times New Roman"/>
          </w:rPr>
          <w:t>Crino et al., 2024</w:t>
        </w:r>
      </w:hyperlink>
      <w:r w:rsidRPr="00E00FDF">
        <w:rPr>
          <w:rFonts w:ascii="Times New Roman" w:hAnsi="Times New Roman" w:cs="Times New Roman"/>
        </w:rPr>
        <w:t xml:space="preserve">; </w:t>
      </w:r>
      <w:hyperlink w:anchor="ref-zavorka_climate_2021">
        <w:r w:rsidRPr="00E00FDF">
          <w:rPr>
            <w:rStyle w:val="Hyperlink"/>
            <w:rFonts w:ascii="Times New Roman" w:hAnsi="Times New Roman" w:cs="Times New Roman"/>
          </w:rPr>
          <w:t>Závorka et al., 2021</w:t>
        </w:r>
      </w:hyperlink>
      <w:r w:rsidRPr="00E00FDF">
        <w:rPr>
          <w:rFonts w:ascii="Times New Roman" w:hAnsi="Times New Roman" w:cs="Times New Roman"/>
        </w:rPr>
        <w:t>), but would reduce oxidative stress (</w:t>
      </w:r>
      <w:hyperlink w:anchor="ref-treidel2016temperature">
        <w:r w:rsidRPr="00E00FDF">
          <w:rPr>
            <w:rStyle w:val="Hyperlink"/>
            <w:rFonts w:ascii="Times New Roman" w:hAnsi="Times New Roman" w:cs="Times New Roman"/>
          </w:rPr>
          <w:t>Treidel et al., 2016</w:t>
        </w:r>
      </w:hyperlink>
      <w:r w:rsidRPr="00E00FDF">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E00FDF">
          <w:rPr>
            <w:rStyle w:val="Hyperlink"/>
            <w:rFonts w:ascii="Times New Roman" w:hAnsi="Times New Roman" w:cs="Times New Roman"/>
          </w:rPr>
          <w:t>Alexandrov and Pletnikov, 2022</w:t>
        </w:r>
      </w:hyperlink>
      <w:r w:rsidRPr="00E00FDF">
        <w:rPr>
          <w:rFonts w:ascii="Times New Roman" w:hAnsi="Times New Roman" w:cs="Times New Roman"/>
        </w:rPr>
        <w:t xml:space="preserve">; </w:t>
      </w:r>
      <w:hyperlink w:anchor="ref-du_dynamic_2009">
        <w:r w:rsidRPr="00E00FDF">
          <w:rPr>
            <w:rStyle w:val="Hyperlink"/>
            <w:rFonts w:ascii="Times New Roman" w:hAnsi="Times New Roman" w:cs="Times New Roman"/>
          </w:rPr>
          <w:t>Du et al., 2009</w:t>
        </w:r>
      </w:hyperlink>
      <w:r w:rsidRPr="00E00FDF">
        <w:rPr>
          <w:rFonts w:ascii="Times New Roman" w:hAnsi="Times New Roman" w:cs="Times New Roman"/>
        </w:rPr>
        <w:t xml:space="preserve">; </w:t>
      </w:r>
      <w:hyperlink w:anchor="ref-picard_energetic_2018">
        <w:r w:rsidRPr="00E00FDF">
          <w:rPr>
            <w:rStyle w:val="Hyperlink"/>
            <w:rFonts w:ascii="Times New Roman" w:hAnsi="Times New Roman" w:cs="Times New Roman"/>
          </w:rPr>
          <w:t>Picard et al., 2018</w:t>
        </w:r>
      </w:hyperlink>
      <w:r w:rsidRPr="00E00FDF">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3FD7854A" w14:textId="77777777" w:rsidR="001F71F2" w:rsidRPr="00E00FDF" w:rsidRDefault="005861BF" w:rsidP="00B92675">
      <w:pPr>
        <w:pStyle w:val="Heading2"/>
        <w:spacing w:line="480" w:lineRule="auto"/>
        <w:rPr>
          <w:rFonts w:cs="Times New Roman"/>
        </w:rPr>
      </w:pPr>
      <w:bookmarkStart w:id="4" w:name="methods"/>
      <w:bookmarkEnd w:id="1"/>
      <w:r w:rsidRPr="00E00FDF">
        <w:rPr>
          <w:rFonts w:cs="Times New Roman"/>
        </w:rPr>
        <w:t>Methods</w:t>
      </w:r>
    </w:p>
    <w:p w14:paraId="3FD7854B"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5" w:name="experimental-animals"/>
      <w:r w:rsidRPr="00E00FDF">
        <w:rPr>
          <w:rFonts w:ascii="Times New Roman" w:hAnsi="Times New Roman" w:cs="Times New Roman"/>
          <w:color w:val="000000" w:themeColor="text1"/>
        </w:rPr>
        <w:t>Experimental animals</w:t>
      </w:r>
    </w:p>
    <w:p w14:paraId="3FD7854C" w14:textId="527DC96B" w:rsidR="001F71F2" w:rsidRPr="00E00FDF" w:rsidRDefault="005861BF" w:rsidP="00B92675">
      <w:pPr>
        <w:pStyle w:val="FirstParagraph"/>
        <w:spacing w:line="480" w:lineRule="auto"/>
        <w:rPr>
          <w:rFonts w:cs="Times New Roman"/>
        </w:rPr>
      </w:pPr>
      <w:r w:rsidRPr="00E00FDF">
        <w:rPr>
          <w:rFonts w:cs="Times New Roman"/>
        </w:rPr>
        <w:t>Lizards came from a breeding colony established in the laboratory in 2019 from wild populations in Sydney, Australia. The colony consisted of 270 adults in groups of two males and four females. Eggs were collected from these groups between November 2023 to January 2024.</w:t>
      </w:r>
      <w:ins w:id="6" w:author="Pablo Recio Santiago" w:date="2025-06-12T07:56:00Z" w16du:dateUtc="2025-06-11T21:56:00Z">
        <w:r w:rsidR="00543890">
          <w:rPr>
            <w:rFonts w:cs="Times New Roman"/>
          </w:rPr>
          <w:t xml:space="preserve"> </w:t>
        </w:r>
        <w:r w:rsidR="00543890" w:rsidRPr="00E00FDF">
          <w:rPr>
            <w:rFonts w:cs="Times New Roman"/>
          </w:rPr>
          <w:t>The collected eggs belonged to either the first or second generation of our breeding colony</w:t>
        </w:r>
      </w:ins>
      <w:r w:rsidR="00134D1D" w:rsidRPr="00E00FDF">
        <w:rPr>
          <w:rFonts w:cs="Times New Roman"/>
        </w:rPr>
        <w:t>.</w:t>
      </w:r>
      <w:r w:rsidR="00EC178D" w:rsidRPr="00E00FDF">
        <w:rPr>
          <w:rFonts w:cs="Times New Roman"/>
        </w:rPr>
        <w:t xml:space="preserve"> </w:t>
      </w:r>
      <w:r w:rsidRPr="00E00FDF">
        <w:rPr>
          <w:rFonts w:cs="Times New Roman"/>
        </w:rPr>
        <w:t xml:space="preserve">After collecting the eggs, we treated them with CORT or vehicle control and incubated them under two </w:t>
      </w:r>
      <w:r w:rsidRPr="00E00FDF">
        <w:rPr>
          <w:rFonts w:cs="Times New Roman"/>
        </w:rPr>
        <w:lastRenderedPageBreak/>
        <w:t xml:space="preserve">different temperature regimes (see below). Clutch and egg identity were assigned immediately after egg collection, and the eggs were incubated in individual cups until hatching. Hatchlings were also kept in individual enclosures until the end of the experiment. For details on husbandry and breeding conditions see </w:t>
      </w:r>
      <w:r w:rsidRPr="00E00FDF">
        <w:rPr>
          <w:rFonts w:cs="Times New Roman"/>
          <w:i/>
          <w:iCs/>
        </w:rPr>
        <w:t>Methods 1: Animal husbandry in Supplementary Material</w:t>
      </w:r>
      <w:r w:rsidRPr="00E00FDF">
        <w:rPr>
          <w:rFonts w:cs="Times New Roman"/>
        </w:rPr>
        <w:t>.</w:t>
      </w:r>
    </w:p>
    <w:p w14:paraId="3FD7854D"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7" w:name="X386499ece4222b920c83c21b65a70f5de413695"/>
      <w:bookmarkEnd w:id="5"/>
      <w:r w:rsidRPr="00E00FDF">
        <w:rPr>
          <w:rFonts w:ascii="Times New Roman" w:hAnsi="Times New Roman" w:cs="Times New Roman"/>
          <w:color w:val="000000" w:themeColor="text1"/>
        </w:rPr>
        <w:t>Corticosterone and temperature manipulations</w:t>
      </w:r>
    </w:p>
    <w:p w14:paraId="54D8AFF9" w14:textId="7BE9DCD4" w:rsidR="009625CE" w:rsidRPr="00E00FDF" w:rsidRDefault="005861BF" w:rsidP="00B92675">
      <w:pPr>
        <w:pStyle w:val="FirstParagraph"/>
        <w:spacing w:line="480" w:lineRule="auto"/>
        <w:rPr>
          <w:rFonts w:cs="Times New Roman"/>
        </w:rPr>
      </w:pPr>
      <w:r w:rsidRPr="00E00FDF">
        <w:rPr>
          <w:rFonts w:cs="Times New Roman"/>
        </w:rP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w:t>
      </w:r>
      <w:ins w:id="8" w:author="Pablo Recio Santiago" w:date="2025-06-12T07:45:00Z" w16du:dateUtc="2025-06-11T21:45:00Z">
        <w:r w:rsidR="002E5540" w:rsidRPr="00E00FDF">
          <w:rPr>
            <w:rFonts w:cs="Times New Roman"/>
          </w:rPr>
          <w:t>CORT dose increased mean yolk CORT levels 2 standard deviations</w:t>
        </w:r>
        <w:r w:rsidR="002E5540">
          <w:rPr>
            <w:rFonts w:cs="Times New Roman"/>
            <w:strike/>
          </w:rPr>
          <w:t xml:space="preserve"> </w:t>
        </w:r>
        <w:r w:rsidR="002E5540" w:rsidRPr="00E00FDF">
          <w:rPr>
            <w:rFonts w:cs="Times New Roman"/>
          </w:rPr>
          <w:t>higher than control eggs in previous studies (</w:t>
        </w:r>
        <w:r w:rsidR="002E5540" w:rsidRPr="00E00FDF">
          <w:fldChar w:fldCharType="begin"/>
        </w:r>
        <w:r w:rsidR="002E5540" w:rsidRPr="00E00FDF">
          <w:instrText>HYPERLINK \l "ref-crino2024eggs" \h</w:instrText>
        </w:r>
        <w:r w:rsidR="002E5540" w:rsidRPr="00E00FDF">
          <w:fldChar w:fldCharType="separate"/>
        </w:r>
        <w:r w:rsidR="002E5540" w:rsidRPr="00E00FDF">
          <w:rPr>
            <w:rStyle w:val="Hyperlink"/>
            <w:rFonts w:cs="Times New Roman"/>
          </w:rPr>
          <w:t>Crino et al., 2024</w:t>
        </w:r>
        <w:r w:rsidR="002E5540" w:rsidRPr="00E00FDF">
          <w:fldChar w:fldCharType="end"/>
        </w:r>
        <w:r w:rsidR="002E5540" w:rsidRPr="00E00FDF">
          <w:rPr>
            <w:rFonts w:cs="Times New Roman"/>
          </w:rPr>
          <w:t xml:space="preserve">). </w:t>
        </w:r>
      </w:ins>
      <w:r w:rsidR="009625CE" w:rsidRPr="00E00FDF">
        <w:rPr>
          <w:rFonts w:cs="Times New Roman"/>
        </w:rPr>
        <w:t>Eggs were then incubated in one of the two previously mentioned temperature regimes</w:t>
      </w:r>
      <w:r w:rsidR="008F4AFB" w:rsidRPr="00E00FDF">
        <w:rPr>
          <w:rFonts w:cs="Times New Roman"/>
        </w:rPr>
        <w:t xml:space="preserve">. </w:t>
      </w:r>
      <w:ins w:id="9" w:author="Pablo Recio Santiago" w:date="2025-06-12T07:46:00Z" w16du:dateUtc="2025-06-11T21:46:00Z">
        <w:r w:rsidR="002E5540" w:rsidRPr="00E00FDF">
          <w:rPr>
            <w:rFonts w:cs="Times New Roman"/>
          </w:rPr>
          <w:t xml:space="preserve">Mean incubation temperatures represent the lower and upper limits of the natural range of nest temperatures in </w:t>
        </w:r>
        <w:r w:rsidR="002E5540" w:rsidRPr="002E5540">
          <w:rPr>
            <w:rFonts w:cs="Times New Roman"/>
            <w:i/>
            <w:iCs/>
          </w:rPr>
          <w:t>L. delicata</w:t>
        </w:r>
        <w:r w:rsidR="002E5540" w:rsidRPr="00E00FDF">
          <w:rPr>
            <w:rFonts w:cs="Times New Roman"/>
          </w:rPr>
          <w:t xml:space="preserve"> (mean nesting temperatures = 27.4 ºC; Cheetham et al., 2011). Incubation temperatures fluctuated daily by ± 3 °C with all eggs within a treatment group experiencing identical thermal cycles mimicking natural conditions. Nonetheless, recent meta-analyses suggest little difference between dial temperature fluctuation treatments and constant ones (Raynal et al., 2022; Stocker et al., 2024). The higher temperature treatment (28 ºC) was above the thermal optima estimated for L. delicata (</w:t>
        </w:r>
        <w:proofErr w:type="spellStart"/>
        <w:r w:rsidR="002E5540" w:rsidRPr="00E00FDF">
          <w:rPr>
            <w:rFonts w:cs="Times New Roman"/>
          </w:rPr>
          <w:t>Topt</w:t>
        </w:r>
        <w:proofErr w:type="spellEnd"/>
        <w:r w:rsidR="002E5540" w:rsidRPr="00E00FDF">
          <w:rPr>
            <w:rFonts w:cs="Times New Roman"/>
          </w:rPr>
          <w:t xml:space="preserve"> = 25 ºC; Petterson et al., 2023) and reached more stressful temperatures daily as fluctuations occurred around the mean treatment temperature (i.e., 31 ºC).</w:t>
        </w:r>
      </w:ins>
    </w:p>
    <w:p w14:paraId="3FD7854F"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10" w:name="spatial-learning"/>
      <w:bookmarkEnd w:id="7"/>
      <w:r w:rsidRPr="00E00FDF">
        <w:rPr>
          <w:rFonts w:ascii="Times New Roman" w:hAnsi="Times New Roman" w:cs="Times New Roman"/>
          <w:color w:val="000000" w:themeColor="text1"/>
        </w:rPr>
        <w:lastRenderedPageBreak/>
        <w:t>Spatial learning</w:t>
      </w:r>
    </w:p>
    <w:p w14:paraId="7E8D767A" w14:textId="7E4CD655" w:rsidR="0033682A" w:rsidRPr="00E00FDF" w:rsidRDefault="005861BF" w:rsidP="0033682A">
      <w:pPr>
        <w:pStyle w:val="FirstParagraph"/>
        <w:spacing w:line="480" w:lineRule="auto"/>
        <w:rPr>
          <w:rFonts w:cs="Times New Roman"/>
        </w:rPr>
      </w:pPr>
      <w:r w:rsidRPr="00E00FDF">
        <w:rPr>
          <w:rFonts w:cs="Times New Roman"/>
        </w:rPr>
        <w:t xml:space="preserve">The spatial learning task involved training lizards to navigate a 6-arm maze </w:t>
      </w:r>
      <w:ins w:id="11" w:author="Pablo Recio Santiago" w:date="2025-06-12T07:57:00Z" w16du:dateUtc="2025-06-11T21:57:00Z">
        <w:r w:rsidR="00543890" w:rsidRPr="00E00FDF">
          <w:rPr>
            <w:rFonts w:cs="Times New Roman"/>
          </w:rPr>
          <w:t xml:space="preserve">(see Fig. 1 B) </w:t>
        </w:r>
      </w:ins>
      <w:r w:rsidRPr="00E00FDF">
        <w:rPr>
          <w:rFonts w:cs="Times New Roman"/>
        </w:rPr>
        <w:t>to reach an exit connected to a transport box that allowed us to return the lizards to their enclosure without further contact. In each trial, lizards were placed by hand in the center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w:t>
      </w:r>
      <w:ins w:id="12" w:author="Pablo Recio Santiago" w:date="2025-06-12T07:57:00Z" w16du:dateUtc="2025-06-11T21:57:00Z">
        <w:r w:rsidR="00543890" w:rsidRPr="00543890">
          <w:rPr>
            <w:rFonts w:cs="Times New Roman"/>
          </w:rPr>
          <w:t xml:space="preserve"> </w:t>
        </w:r>
        <w:r w:rsidR="00543890" w:rsidRPr="00E00FDF">
          <w:rPr>
            <w:rFonts w:cs="Times New Roman"/>
          </w:rPr>
          <w:t xml:space="preserve">A lizard was considered to have made a choice once it inserted its head into one of the arms. If the chosen arm was incorrect, we encouraged movement by gently touching the lizard with a brush, but without guiding it toward any specific arm or back to the </w:t>
        </w:r>
        <w:proofErr w:type="spellStart"/>
        <w:r w:rsidR="00543890" w:rsidRPr="00E00FDF">
          <w:rPr>
            <w:rFonts w:cs="Times New Roman"/>
          </w:rPr>
          <w:t>centre</w:t>
        </w:r>
        <w:proofErr w:type="spellEnd"/>
        <w:r w:rsidR="00543890" w:rsidRPr="00E00FDF">
          <w:rPr>
            <w:rFonts w:cs="Times New Roman"/>
          </w:rPr>
          <w:t xml:space="preserve"> of the maze. Each incorrect choice was recorded as an error, regardless of whether the same arm had been visited previously. If the lizard did not choose the correct arm after 20 errors — at which point it typically ceased responding — it was gently guided to the correct arm.</w:t>
        </w:r>
      </w:ins>
      <w:r w:rsidR="0033682A" w:rsidRPr="00E00FDF">
        <w:rPr>
          <w:rFonts w:cs="Times New Roman"/>
        </w:rPr>
        <w:t xml:space="preserve">     </w:t>
      </w:r>
    </w:p>
    <w:p w14:paraId="74B6C906" w14:textId="77777777" w:rsidR="002E5540" w:rsidRPr="00E00FDF" w:rsidRDefault="002E5540" w:rsidP="002E5540">
      <w:pPr>
        <w:pStyle w:val="FirstParagraph"/>
        <w:spacing w:line="480" w:lineRule="auto"/>
        <w:rPr>
          <w:ins w:id="13" w:author="Pablo Recio Santiago" w:date="2025-06-12T07:47:00Z" w16du:dateUtc="2025-06-11T21:47:00Z"/>
          <w:rFonts w:cs="Times New Roman"/>
        </w:rPr>
      </w:pPr>
      <w:ins w:id="14" w:author="Pablo Recio Santiago" w:date="2025-06-12T07:47:00Z" w16du:dateUtc="2025-06-11T21:47:00Z">
        <w:r w:rsidRPr="00E00FDF">
          <w:rPr>
            <w:rFonts w:cs="Times New Roman"/>
          </w:rPr>
          <w:t xml:space="preserve">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w:t>
        </w:r>
        <w:r w:rsidRPr="00E00FDF">
          <w:rPr>
            <w:rFonts w:cs="Times New Roman"/>
          </w:rPr>
          <w:lastRenderedPageBreak/>
          <w:t xml:space="preserve">orientations and counterbalanced the number of lizards assigned to each orientation across treatments.  </w:t>
        </w:r>
      </w:ins>
    </w:p>
    <w:p w14:paraId="2D87451C" w14:textId="08EB5979" w:rsidR="001160E5" w:rsidRPr="00E00FDF" w:rsidRDefault="002E5540" w:rsidP="002E5540">
      <w:pPr>
        <w:pStyle w:val="FirstParagraph"/>
        <w:spacing w:line="480" w:lineRule="auto"/>
        <w:rPr>
          <w:rFonts w:cs="Times New Roman"/>
          <w:strike/>
        </w:rPr>
      </w:pPr>
      <w:ins w:id="15" w:author="Pablo Recio Santiago" w:date="2025-06-12T07:47:00Z" w16du:dateUtc="2025-06-11T21:47:00Z">
        <w:r w:rsidRPr="00E00FDF">
          <w:rPr>
            <w:rFonts w:cs="Times New Roman"/>
          </w:rPr>
          <w:t>The task was repeated once daily for 40 consecutive days. By the end of the experiment, lizards were between 44 and 77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w:t>
        </w:r>
        <w:r>
          <w:rPr>
            <w:rFonts w:cs="Times New Roman"/>
          </w:rPr>
          <w:t>.</w:t>
        </w:r>
      </w:ins>
    </w:p>
    <w:p w14:paraId="14E4D44F" w14:textId="31AE1EA2" w:rsidR="001160E5" w:rsidRPr="00E00FDF" w:rsidRDefault="001160E5" w:rsidP="001160E5">
      <w:pPr>
        <w:pStyle w:val="BodyText"/>
        <w:spacing w:line="480" w:lineRule="auto"/>
        <w:jc w:val="center"/>
        <w:rPr>
          <w:rFonts w:ascii="Times New Roman" w:hAnsi="Times New Roman" w:cs="Times New Roman"/>
          <w:b/>
          <w:bCs/>
          <w:color w:val="FF0000"/>
        </w:rPr>
      </w:pPr>
    </w:p>
    <w:p w14:paraId="3FD78553"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16" w:name="brain-mitochondrial-function"/>
      <w:bookmarkEnd w:id="10"/>
      <w:r w:rsidRPr="00E00FDF">
        <w:rPr>
          <w:rFonts w:ascii="Times New Roman" w:hAnsi="Times New Roman" w:cs="Times New Roman"/>
          <w:color w:val="000000" w:themeColor="text1"/>
        </w:rPr>
        <w:t>Brain mitochondrial function</w:t>
      </w:r>
    </w:p>
    <w:p w14:paraId="3FD78554" w14:textId="04823648" w:rsidR="001F71F2" w:rsidRPr="00E00FDF" w:rsidRDefault="005861BF" w:rsidP="00B92675">
      <w:pPr>
        <w:pStyle w:val="FirstParagraph"/>
        <w:spacing w:line="480" w:lineRule="auto"/>
        <w:rPr>
          <w:rFonts w:cs="Times New Roman"/>
        </w:rPr>
      </w:pPr>
      <w:r w:rsidRPr="00E00FDF">
        <w:rPr>
          <w:rFonts w:cs="Times New Roman"/>
        </w:rPr>
        <w:t>Immediately after completing the tests, we quantified mitochondrial physiology in the brains of lizards</w:t>
      </w:r>
      <w:ins w:id="17" w:author="Pablo Recio Santiago" w:date="2025-06-12T07:57:00Z" w16du:dateUtc="2025-06-11T21:57:00Z">
        <w:r w:rsidR="00543890">
          <w:rPr>
            <w:rFonts w:cs="Times New Roman"/>
          </w:rPr>
          <w:t xml:space="preserve"> </w:t>
        </w:r>
        <w:r w:rsidR="00543890" w:rsidRPr="00E00FDF">
          <w:rPr>
            <w:rFonts w:cs="Times New Roman"/>
          </w:rPr>
          <w:t>(see Fig. 1 A)</w:t>
        </w:r>
      </w:ins>
      <w:r w:rsidRPr="00E00FDF">
        <w:rPr>
          <w:rFonts w:cs="Times New Roman"/>
        </w:rPr>
        <w:t>. We euthanized lizards via intraperitoneal injection of 10 mg/kg of a 10 mg/mL alfaxan solution (a potent anesthetic), followed by decapitation. Before decapitation, we evaluated lizard righting responses and the pinching reflexes in one of the front limbs.</w:t>
      </w:r>
    </w:p>
    <w:p w14:paraId="3FD78555"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E00FDF">
          <w:rPr>
            <w:rStyle w:val="Hyperlink"/>
            <w:rFonts w:ascii="Times New Roman" w:hAnsi="Times New Roman" w:cs="Times New Roman"/>
          </w:rPr>
          <w:t>Naumann et al., 2015</w:t>
        </w:r>
      </w:hyperlink>
      <w:r w:rsidRPr="00E00FDF">
        <w:rPr>
          <w:rFonts w:ascii="Times New Roman" w:hAnsi="Times New Roman" w:cs="Times New Roman"/>
        </w:rPr>
        <w:t xml:space="preserve">; </w:t>
      </w:r>
      <w:hyperlink w:anchor="ref-rodríguez2002conservation">
        <w:r w:rsidRPr="00E00FDF">
          <w:rPr>
            <w:rStyle w:val="Hyperlink"/>
            <w:rFonts w:ascii="Times New Roman" w:hAnsi="Times New Roman" w:cs="Times New Roman"/>
          </w:rPr>
          <w:t>Rodrı́guez et al., 2002</w:t>
        </w:r>
      </w:hyperlink>
      <w:r w:rsidRPr="00E00FDF">
        <w:rPr>
          <w:rFonts w:ascii="Times New Roman" w:hAnsi="Times New Roman" w:cs="Times New Roman"/>
        </w:rPr>
        <w:t>).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 (</w:t>
      </w:r>
      <w:hyperlink w:anchor="ref-martinez2016tca">
        <w:r w:rsidRPr="00E00FDF">
          <w:rPr>
            <w:rStyle w:val="Hyperlink"/>
            <w:rFonts w:ascii="Times New Roman" w:hAnsi="Times New Roman" w:cs="Times New Roman"/>
          </w:rPr>
          <w:t>Martı́nez-Reyes et al., 2016</w:t>
        </w:r>
      </w:hyperlink>
      <w:r w:rsidRPr="00E00FDF">
        <w:rPr>
          <w:rFonts w:ascii="Times New Roman" w:hAnsi="Times New Roman" w:cs="Times New Roman"/>
        </w:rPr>
        <w:t>) - and superoxide (ROS) production; and the other was cryopreserved for later measurements of DNA damage and lipid peroxidation.</w:t>
      </w:r>
    </w:p>
    <w:p w14:paraId="3FD78556"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lastRenderedPageBreak/>
        <w:t>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3FD78557"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3FD78558"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fluorescent intensity for mitochondrial density, metabolic capacity, ROS, DNA damage, and lipid peroxidation. For further details on the homogenization, staining, or flow cytometry assays, </w:t>
      </w:r>
      <w:r w:rsidRPr="00E00FDF">
        <w:rPr>
          <w:rFonts w:ascii="Times New Roman" w:hAnsi="Times New Roman" w:cs="Times New Roman"/>
        </w:rPr>
        <w:lastRenderedPageBreak/>
        <w:t xml:space="preserve">see </w:t>
      </w:r>
      <w:r w:rsidRPr="00E00FDF">
        <w:rPr>
          <w:rFonts w:ascii="Times New Roman" w:hAnsi="Times New Roman" w:cs="Times New Roman"/>
          <w:i/>
          <w:iCs/>
        </w:rPr>
        <w:t>Methods 2: flow cytometry in Supplementary Material</w:t>
      </w:r>
      <w:r w:rsidRPr="00E00FDF">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E00FDF">
        <w:rPr>
          <w:rFonts w:ascii="Times New Roman" w:hAnsi="Times New Roman" w:cs="Times New Roman"/>
          <w:i/>
          <w:iCs/>
        </w:rPr>
        <w:t>Brain validation in Supplementary Material</w:t>
      </w:r>
      <w:r w:rsidRPr="00E00FDF">
        <w:rPr>
          <w:rFonts w:ascii="Times New Roman" w:hAnsi="Times New Roman" w:cs="Times New Roman"/>
        </w:rPr>
        <w:t>). This pilot study also ensured that our gating strategy identified these neurons using Flow cytometry.</w:t>
      </w:r>
    </w:p>
    <w:p w14:paraId="3FD78559" w14:textId="77777777" w:rsidR="001F71F2" w:rsidRPr="00E00FDF" w:rsidRDefault="005861BF" w:rsidP="00B92675">
      <w:pPr>
        <w:pStyle w:val="Heading4"/>
        <w:spacing w:line="480" w:lineRule="auto"/>
        <w:rPr>
          <w:rFonts w:ascii="Times New Roman" w:hAnsi="Times New Roman" w:cs="Times New Roman"/>
          <w:color w:val="000000" w:themeColor="text1"/>
        </w:rPr>
      </w:pPr>
      <w:bookmarkStart w:id="18" w:name="statistical-analyses"/>
      <w:bookmarkEnd w:id="16"/>
      <w:r w:rsidRPr="00E00FDF">
        <w:rPr>
          <w:rFonts w:ascii="Times New Roman" w:hAnsi="Times New Roman" w:cs="Times New Roman"/>
          <w:color w:val="000000" w:themeColor="text1"/>
        </w:rPr>
        <w:t>Statistical analyses</w:t>
      </w:r>
    </w:p>
    <w:p w14:paraId="3FD7855A" w14:textId="4D8B7991" w:rsidR="001F71F2" w:rsidRPr="00E00FDF" w:rsidRDefault="005861BF" w:rsidP="00B92675">
      <w:pPr>
        <w:pStyle w:val="FirstParagraph"/>
        <w:spacing w:line="480" w:lineRule="auto"/>
        <w:rPr>
          <w:rFonts w:cs="Times New Roman"/>
        </w:rPr>
      </w:pPr>
      <w:r w:rsidRPr="00E00FDF">
        <w:rPr>
          <w:rFonts w:cs="Times New Roman"/>
        </w:rPr>
        <w:t xml:space="preserve">We performed all analyses using the </w:t>
      </w:r>
      <w:r w:rsidRPr="00E00FDF">
        <w:rPr>
          <w:rFonts w:cs="Times New Roman"/>
          <w:i/>
          <w:iCs/>
        </w:rPr>
        <w:t>brm</w:t>
      </w:r>
      <w:r w:rsidRPr="00E00FDF">
        <w:rPr>
          <w:rFonts w:cs="Times New Roman"/>
        </w:rPr>
        <w:t xml:space="preserve"> package (</w:t>
      </w:r>
      <w:hyperlink w:anchor="ref-burkner2017brms">
        <w:r w:rsidRPr="00E00FDF">
          <w:rPr>
            <w:rStyle w:val="Hyperlink"/>
            <w:rFonts w:cs="Times New Roman"/>
          </w:rPr>
          <w:t>Bürkner, 2017</w:t>
        </w:r>
      </w:hyperlink>
      <w:r w:rsidRPr="00E00FDF">
        <w:rPr>
          <w:rFonts w:cs="Times New Roman"/>
        </w:rPr>
        <w:t xml:space="preserve">), which fits Bayesian multilevel models with </w:t>
      </w:r>
      <w:r w:rsidRPr="00E00FDF">
        <w:rPr>
          <w:rFonts w:cs="Times New Roman"/>
          <w:i/>
          <w:iCs/>
        </w:rPr>
        <w:t>Stan</w:t>
      </w:r>
      <w:r w:rsidRPr="00E00FDF">
        <w:rPr>
          <w:rFonts w:cs="Times New Roman"/>
        </w:rPr>
        <w:t xml:space="preserve"> (</w:t>
      </w:r>
      <w:hyperlink w:anchor="ref-stan">
        <w:r w:rsidRPr="00E00FDF">
          <w:rPr>
            <w:rStyle w:val="Hyperlink"/>
            <w:rFonts w:cs="Times New Roman"/>
          </w:rPr>
          <w:t>Stan Development Team, 2024</w:t>
        </w:r>
      </w:hyperlink>
      <w:r w:rsidRPr="00E00FDF">
        <w:rPr>
          <w:rFonts w:cs="Times New Roman"/>
        </w:rPr>
        <w:t>) with R version 4.4.0 (</w:t>
      </w:r>
      <w:hyperlink w:anchor="ref-R">
        <w:r w:rsidRPr="00E00FDF">
          <w:rPr>
            <w:rStyle w:val="Hyperlink"/>
            <w:rFonts w:cs="Times New Roman"/>
          </w:rPr>
          <w:t>R Core Team, 2021</w:t>
        </w:r>
      </w:hyperlink>
      <w:r w:rsidRPr="00E00FDF">
        <w:rPr>
          <w:rFonts w:cs="Times New Roman"/>
        </w:rPr>
        <w:t xml:space="preserve">). We ran a series of univariate and multivariate models to test the effects of early </w:t>
      </w:r>
      <w:ins w:id="19" w:author="Pablo Recio Santiago" w:date="2025-06-12T07:48:00Z" w16du:dateUtc="2025-06-11T21:48:00Z">
        <w:r w:rsidR="00543890" w:rsidRPr="00E00FDF">
          <w:rPr>
            <w:rFonts w:cs="Times New Roman"/>
          </w:rPr>
          <w:t xml:space="preserve">environment </w:t>
        </w:r>
      </w:ins>
      <w:r w:rsidRPr="00E00FDF">
        <w:rPr>
          <w:rFonts w:cs="Times New Roman"/>
        </w:rPr>
        <w:t>on each variable separately plus quantify the relationships between physiology and learning. All models consisted of four MCMC chains of 8000 iterations, with a warmup interval of 2000 iterations.</w:t>
      </w:r>
    </w:p>
    <w:p w14:paraId="3FD7855B" w14:textId="3C62F469"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w:t>
      </w:r>
      <w:r w:rsidRPr="00E00FDF">
        <w:rPr>
          <w:rFonts w:ascii="Times New Roman" w:hAnsi="Times New Roman" w:cs="Times New Roman"/>
        </w:rPr>
        <w:lastRenderedPageBreak/>
        <w:t>centered and standardized by dividing them by two times the standard deviation (</w:t>
      </w:r>
      <w:hyperlink w:anchor="ref-gelman2008scaling">
        <w:r w:rsidRPr="00E00FDF">
          <w:rPr>
            <w:rStyle w:val="Hyperlink"/>
            <w:rFonts w:ascii="Times New Roman" w:hAnsi="Times New Roman" w:cs="Times New Roman"/>
          </w:rPr>
          <w:t>Gelman, 2008</w:t>
        </w:r>
      </w:hyperlink>
      <w:r w:rsidRPr="00E00FDF">
        <w:rPr>
          <w:rFonts w:ascii="Times New Roman" w:hAnsi="Times New Roman" w:cs="Times New Roman"/>
        </w:rPr>
        <w:t xml:space="preserve">). These variables </w:t>
      </w:r>
      <w:ins w:id="20" w:author="Pablo Recio Santiago" w:date="2025-06-12T07:49:00Z" w16du:dateUtc="2025-06-11T21:49:00Z">
        <w:r w:rsidR="00543890" w:rsidRPr="00E00FDF">
          <w:rPr>
            <w:rFonts w:ascii="Times New Roman" w:hAnsi="Times New Roman" w:cs="Times New Roman"/>
          </w:rPr>
          <w:t xml:space="preserve">followed </w:t>
        </w:r>
      </w:ins>
      <w:r w:rsidRPr="00E00FDF">
        <w:rPr>
          <w:rFonts w:ascii="Times New Roman" w:hAnsi="Times New Roman" w:cs="Times New Roman"/>
        </w:rPr>
        <w:t>a normal distribution.</w:t>
      </w:r>
    </w:p>
    <w:p w14:paraId="3FD7855C"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 “log”)]. Otherwise, the procedure was as in the other models.</w:t>
      </w:r>
    </w:p>
    <w:p w14:paraId="3FD7855D" w14:textId="77777777"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r w:rsidRPr="00E00FDF">
        <w:rPr>
          <w:rFonts w:ascii="Times New Roman" w:hAnsi="Times New Roman" w:cs="Times New Roman"/>
          <w:i/>
          <w:iCs/>
        </w:rPr>
        <w:t>pMCMC</w:t>
      </w:r>
      <w:r w:rsidRPr="00E00FDF">
        <w:rPr>
          <w:rFonts w:ascii="Times New Roman" w:hAnsi="Times New Roman" w:cs="Times New Roman"/>
        </w:rPr>
        <w:t xml:space="preserve"> was used to test the hypothesis that posterior distributions of slopes and slope contrasts differed from zero. We considered an effect statistically significant when </w:t>
      </w:r>
      <w:r w:rsidRPr="00E00FDF">
        <w:rPr>
          <w:rFonts w:ascii="Times New Roman" w:hAnsi="Times New Roman" w:cs="Times New Roman"/>
          <w:i/>
          <w:iCs/>
        </w:rPr>
        <w:t>pMCMC</w:t>
      </w:r>
      <w:r w:rsidRPr="00E00FDF">
        <w:rPr>
          <w:rFonts w:ascii="Times New Roman" w:hAnsi="Times New Roman" w:cs="Times New Roman"/>
        </w:rPr>
        <w:t xml:space="preserve"> &lt;0.05.</w:t>
      </w:r>
    </w:p>
    <w:p w14:paraId="3FD7855E" w14:textId="426BE1F4" w:rsidR="001F71F2" w:rsidRPr="00E00FDF" w:rsidRDefault="005861BF" w:rsidP="00B92675">
      <w:pPr>
        <w:pStyle w:val="BodyText"/>
        <w:spacing w:line="480" w:lineRule="auto"/>
        <w:rPr>
          <w:rFonts w:ascii="Times New Roman" w:hAnsi="Times New Roman" w:cs="Times New Roman"/>
        </w:rPr>
      </w:pPr>
      <w:r w:rsidRPr="00E00FDF">
        <w:rPr>
          <w:rFonts w:ascii="Times New Roman" w:hAnsi="Times New Roman" w:cs="Times New Roman"/>
        </w:rPr>
        <w:t xml:space="preserve">We fitted a multivariate structural equation model (SEM) using </w:t>
      </w:r>
      <w:r w:rsidRPr="00E00FDF">
        <w:rPr>
          <w:rFonts w:ascii="Times New Roman" w:hAnsi="Times New Roman" w:cs="Times New Roman"/>
          <w:i/>
          <w:iCs/>
        </w:rPr>
        <w:t>brms</w:t>
      </w:r>
      <w:r w:rsidRPr="00E00FDF">
        <w:rPr>
          <w:rFonts w:ascii="Times New Roman" w:hAnsi="Times New Roman" w:cs="Times New Roman"/>
        </w:rPr>
        <w:t xml:space="preserve"> to explore direct and indirect links between mitochondrial function and learning. The model was structured based on theoretical expectations shown in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Fig</w:t>
      </w:r>
      <w:r w:rsidR="00F41936" w:rsidRPr="00E00FDF">
        <w:rPr>
          <w:rStyle w:val="Hyperlink"/>
          <w:rFonts w:ascii="Times New Roman" w:hAnsi="Times New Roman" w:cs="Times New Roman"/>
        </w:rPr>
        <w:t>.</w:t>
      </w:r>
      <w:r w:rsidRPr="00E00FDF">
        <w:rPr>
          <w:rStyle w:val="Hyperlink"/>
          <w:rFonts w:ascii="Times New Roman" w:hAnsi="Times New Roman" w:cs="Times New Roman"/>
        </w:rPr>
        <w:t> </w:t>
      </w:r>
      <w:ins w:id="21" w:author="Pablo Recio Santiago" w:date="2025-06-12T07:52:00Z" w16du:dateUtc="2025-06-11T21:52:00Z">
        <w:r w:rsidR="00543890">
          <w:rPr>
            <w:rStyle w:val="Hyperlink"/>
            <w:rFonts w:ascii="Times New Roman" w:hAnsi="Times New Roman" w:cs="Times New Roman"/>
          </w:rPr>
          <w:t>4</w:t>
        </w:r>
      </w:ins>
      <w:r w:rsidRPr="00E00FDF">
        <w:fldChar w:fldCharType="end"/>
      </w:r>
      <w:r w:rsidRPr="00E00FDF">
        <w:rPr>
          <w:rFonts w:ascii="Times New Roman" w:hAnsi="Times New Roman" w:cs="Times New Roman"/>
        </w:rPr>
        <w:t>. Any missing data was imputed during model fitting using data augmentation (</w:t>
      </w:r>
      <w:hyperlink w:anchor="ref-noble2021planned">
        <w:r w:rsidRPr="00E00FDF">
          <w:rPr>
            <w:rStyle w:val="Hyperlink"/>
            <w:rFonts w:ascii="Times New Roman" w:hAnsi="Times New Roman" w:cs="Times New Roman"/>
          </w:rPr>
          <w:t>Noble and Nakagawa, 2021</w:t>
        </w:r>
      </w:hyperlink>
      <w:r w:rsidRPr="00E00FDF">
        <w:rPr>
          <w:rFonts w:ascii="Times New Roman" w:hAnsi="Times New Roman" w:cs="Times New Roman"/>
        </w:rP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w:t>
      </w:r>
      <w:ins w:id="22" w:author="Pablo Recio Santiago" w:date="2025-06-12T07:53:00Z" w16du:dateUtc="2025-06-11T21:53:00Z">
        <w:r w:rsidR="00543890">
          <w:rPr>
            <w:rFonts w:ascii="Times New Roman" w:hAnsi="Times New Roman" w:cs="Times New Roman"/>
          </w:rPr>
          <w:t xml:space="preserve">used a </w:t>
        </w:r>
      </w:ins>
      <w:r w:rsidRPr="00E00FDF">
        <w:rPr>
          <w:rFonts w:ascii="Times New Roman" w:hAnsi="Times New Roman" w:cs="Times New Roman"/>
        </w:rPr>
        <w:t>Gaussian error distribution</w:t>
      </w:r>
      <w:r w:rsidR="006A6421" w:rsidRPr="00E00FDF">
        <w:rPr>
          <w:rFonts w:ascii="Times New Roman" w:hAnsi="Times New Roman" w:cs="Times New Roman"/>
        </w:rPr>
        <w:t>s</w:t>
      </w:r>
      <w:r w:rsidRPr="00E00FDF">
        <w:rPr>
          <w:rFonts w:ascii="Times New Roman" w:hAnsi="Times New Roman" w:cs="Times New Roman"/>
        </w:rPr>
        <w:t xml:space="preserve">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E00FDF">
          <w:rPr>
            <w:rStyle w:val="Hyperlink"/>
            <w:rFonts w:ascii="Times New Roman" w:hAnsi="Times New Roman" w:cs="Times New Roman"/>
          </w:rPr>
          <w:t>Kline, 2005</w:t>
        </w:r>
      </w:hyperlink>
      <w:r w:rsidRPr="00E00FDF">
        <w:rPr>
          <w:rFonts w:ascii="Times New Roman" w:hAnsi="Times New Roman" w:cs="Times New Roman"/>
        </w:rPr>
        <w:t xml:space="preserve">) (see </w:t>
      </w:r>
      <w:r w:rsidR="00FE2DEA" w:rsidRPr="00E00FDF">
        <w:rPr>
          <w:rFonts w:ascii="Times New Roman" w:hAnsi="Times New Roman" w:cs="Times New Roman"/>
        </w:rPr>
        <w:t>T</w:t>
      </w:r>
      <w:r w:rsidRPr="00E00FDF">
        <w:rPr>
          <w:rFonts w:ascii="Times New Roman" w:hAnsi="Times New Roman" w:cs="Times New Roman"/>
        </w:rPr>
        <w:t>able S4).</w:t>
      </w:r>
    </w:p>
    <w:p w14:paraId="3FD7855F" w14:textId="77777777" w:rsidR="001F71F2" w:rsidRPr="00E00FDF" w:rsidRDefault="005861BF" w:rsidP="00B92675">
      <w:pPr>
        <w:pStyle w:val="Heading2"/>
        <w:spacing w:line="480" w:lineRule="auto"/>
        <w:rPr>
          <w:rFonts w:cs="Times New Roman"/>
        </w:rPr>
      </w:pPr>
      <w:bookmarkStart w:id="23" w:name="results"/>
      <w:bookmarkEnd w:id="4"/>
      <w:bookmarkEnd w:id="18"/>
      <w:r w:rsidRPr="00E00FDF">
        <w:rPr>
          <w:rFonts w:cs="Times New Roman"/>
        </w:rPr>
        <w:lastRenderedPageBreak/>
        <w:t>Results</w:t>
      </w:r>
    </w:p>
    <w:p w14:paraId="3FD78560" w14:textId="77777777" w:rsidR="001F71F2" w:rsidRPr="00E00FDF" w:rsidRDefault="005861BF" w:rsidP="00B92675">
      <w:pPr>
        <w:pStyle w:val="FirstParagraph"/>
        <w:spacing w:line="480" w:lineRule="auto"/>
        <w:rPr>
          <w:rFonts w:cs="Times New Roman"/>
        </w:rPr>
      </w:pPr>
      <w:r w:rsidRPr="00E00FDF">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F71F2" w:rsidRPr="00E00FDF" w14:paraId="3FD78563" w14:textId="77777777">
        <w:tc>
          <w:tcPr>
            <w:tcW w:w="0" w:type="auto"/>
          </w:tcPr>
          <w:p w14:paraId="3FD78562" w14:textId="20F8042D" w:rsidR="001F71F2" w:rsidRPr="00E00FDF" w:rsidRDefault="001F71F2" w:rsidP="002E5540">
            <w:pPr>
              <w:jc w:val="center"/>
            </w:pPr>
            <w:bookmarkStart w:id="24" w:name="fig-learning"/>
          </w:p>
        </w:tc>
        <w:bookmarkEnd w:id="24"/>
      </w:tr>
    </w:tbl>
    <w:p w14:paraId="3FD78564" w14:textId="0486F904"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We found that the lizards improved their choices over time, making less mistakes as the trials progressed (see </w:t>
      </w:r>
      <w:r w:rsidRPr="00E00FDF">
        <w:fldChar w:fldCharType="begin"/>
      </w:r>
      <w:r w:rsidRPr="00E00FDF">
        <w:instrText>HYPERLINK \l "fig-learning" \h</w:instrText>
      </w:r>
      <w:r w:rsidRPr="00E00FDF">
        <w:fldChar w:fldCharType="separate"/>
      </w:r>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ins w:id="25" w:author="Pablo Recio Santiago" w:date="2025-06-12T07:54:00Z" w16du:dateUtc="2025-06-11T21:54:00Z">
        <w:r w:rsidR="00543890">
          <w:rPr>
            <w:rStyle w:val="Hyperlink"/>
            <w:rFonts w:ascii="Times New Roman" w:hAnsi="Times New Roman" w:cs="Times New Roman"/>
          </w:rPr>
          <w:t>2</w:t>
        </w:r>
      </w:ins>
      <w:ins w:id="26" w:author="Pablo Recio Santiago" w:date="2025-06-12T07:53:00Z" w16du:dateUtc="2025-06-11T21:53:00Z">
        <w:r w:rsidR="00543890" w:rsidRPr="00E00FDF" w:rsidDel="00543890">
          <w:rPr>
            <w:rStyle w:val="Hyperlink"/>
            <w:rFonts w:ascii="Times New Roman" w:hAnsi="Times New Roman" w:cs="Times New Roman"/>
            <w:strike/>
          </w:rPr>
          <w:t xml:space="preserve"> </w:t>
        </w:r>
      </w:ins>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S1). However, the learning rate was not influenced by CORT, temperature, or their interaction (see contrasts in </w:t>
      </w:r>
      <w:r w:rsidR="00FE2DEA" w:rsidRPr="00E00FDF">
        <w:rPr>
          <w:rFonts w:ascii="Times New Roman" w:hAnsi="Times New Roman" w:cs="Times New Roman"/>
        </w:rPr>
        <w:t>T</w:t>
      </w:r>
      <w:r w:rsidRPr="00E00FDF">
        <w:rPr>
          <w:rFonts w:ascii="Times New Roman" w:hAnsi="Times New Roman" w:cs="Times New Roman"/>
        </w:rPr>
        <w:t>able S2).</w:t>
      </w:r>
    </w:p>
    <w:p w14:paraId="3FD78565" w14:textId="52D2808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Mitochondrial density, metabolic capacity, ROS, DNA damage, and lipid peroxidation were also not affected by prenatal conditions (see </w:t>
      </w:r>
      <w:r w:rsidRPr="00E00FDF">
        <w:fldChar w:fldCharType="begin"/>
      </w:r>
      <w:r w:rsidRPr="00E00FDF">
        <w:instrText>HYPERLINK \l "fig-results_mit" \h</w:instrText>
      </w:r>
      <w:r w:rsidRPr="00E00FDF">
        <w:fldChar w:fldCharType="separate"/>
      </w:r>
      <w:r w:rsidRPr="00E00FDF">
        <w:rPr>
          <w:rStyle w:val="Hyperlink"/>
          <w:rFonts w:ascii="Times New Roman" w:hAnsi="Times New Roman" w:cs="Times New Roman"/>
        </w:rPr>
        <w:t>Fig</w:t>
      </w:r>
      <w:r w:rsidR="006D2C2C" w:rsidRPr="00E00FDF">
        <w:rPr>
          <w:rStyle w:val="Hyperlink"/>
          <w:rFonts w:ascii="Times New Roman" w:hAnsi="Times New Roman" w:cs="Times New Roman"/>
        </w:rPr>
        <w:t>.</w:t>
      </w:r>
      <w:r w:rsidRPr="00E00FDF">
        <w:rPr>
          <w:rStyle w:val="Hyperlink"/>
          <w:rFonts w:ascii="Times New Roman" w:hAnsi="Times New Roman" w:cs="Times New Roman"/>
        </w:rPr>
        <w:t> </w:t>
      </w:r>
      <w:ins w:id="27" w:author="Pablo Recio Santiago" w:date="2025-06-12T07:54:00Z" w16du:dateUtc="2025-06-11T21:54:00Z">
        <w:r w:rsidR="00543890">
          <w:rPr>
            <w:rStyle w:val="Hyperlink"/>
            <w:rFonts w:ascii="Times New Roman" w:hAnsi="Times New Roman" w:cs="Times New Roman"/>
          </w:rPr>
          <w:t>3</w:t>
        </w:r>
      </w:ins>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S2). We did not find effects of sex and age on mitochondrial physiology (see </w:t>
      </w:r>
      <w:r w:rsidR="00FE2DEA" w:rsidRPr="00E00FDF">
        <w:rPr>
          <w:rFonts w:ascii="Times New Roman" w:hAnsi="Times New Roman" w:cs="Times New Roman"/>
        </w:rPr>
        <w:t>T</w:t>
      </w:r>
      <w:r w:rsidRPr="00E00FDF">
        <w:rPr>
          <w:rFonts w:ascii="Times New Roman" w:hAnsi="Times New Roman" w:cs="Times New Roman"/>
        </w:rPr>
        <w:t>ables S5-S9).</w:t>
      </w:r>
    </w:p>
    <w:tbl>
      <w:tblPr>
        <w:tblStyle w:val="Table"/>
        <w:tblW w:w="5000" w:type="pct"/>
        <w:tblLook w:val="0000" w:firstRow="0" w:lastRow="0" w:firstColumn="0" w:lastColumn="0" w:noHBand="0" w:noVBand="0"/>
      </w:tblPr>
      <w:tblGrid>
        <w:gridCol w:w="9360"/>
      </w:tblGrid>
      <w:tr w:rsidR="001F71F2" w:rsidRPr="00E00FDF" w14:paraId="3FD78568" w14:textId="77777777">
        <w:tc>
          <w:tcPr>
            <w:tcW w:w="0" w:type="auto"/>
          </w:tcPr>
          <w:p w14:paraId="3FD78567" w14:textId="3BF4655C" w:rsidR="001F71F2" w:rsidRPr="00E00FDF" w:rsidRDefault="001F71F2" w:rsidP="002E5540">
            <w:pPr>
              <w:spacing w:line="480" w:lineRule="auto"/>
            </w:pPr>
            <w:bookmarkStart w:id="28" w:name="fig-results_mit"/>
          </w:p>
        </w:tc>
        <w:bookmarkEnd w:id="28"/>
      </w:tr>
    </w:tbl>
    <w:p w14:paraId="3FD78569" w14:textId="32130ACD"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 xml:space="preserve">Our SEM showed that mitochondrial physiology was unrelated to learning abilities (see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w:t>
      </w:r>
      <w:r w:rsidR="007432A2" w:rsidRPr="00E00FDF">
        <w:rPr>
          <w:rStyle w:val="Hyperlink"/>
          <w:rFonts w:ascii="Times New Roman" w:hAnsi="Times New Roman" w:cs="Times New Roman"/>
        </w:rPr>
        <w:t>g.</w:t>
      </w:r>
      <w:r w:rsidRPr="00E00FDF">
        <w:rPr>
          <w:rStyle w:val="Hyperlink"/>
          <w:rFonts w:ascii="Times New Roman" w:hAnsi="Times New Roman" w:cs="Times New Roman"/>
        </w:rPr>
        <w:t> </w:t>
      </w:r>
      <w:ins w:id="29" w:author="Pablo Recio Santiago" w:date="2025-06-12T07:55:00Z" w16du:dateUtc="2025-06-11T21:55:00Z">
        <w:r w:rsidR="00543890">
          <w:rPr>
            <w:rStyle w:val="Hyperlink"/>
            <w:rFonts w:ascii="Times New Roman" w:hAnsi="Times New Roman" w:cs="Times New Roman"/>
          </w:rPr>
          <w:t>4</w:t>
        </w:r>
      </w:ins>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 xml:space="preserve">able S4). While we found that ROS production increased with metabolic capacity (β = 1.090, 95% CI = [0.316, 1.862], </w:t>
      </w:r>
      <w:r w:rsidRPr="00E00FDF">
        <w:rPr>
          <w:rFonts w:ascii="Times New Roman" w:hAnsi="Times New Roman" w:cs="Times New Roman"/>
          <w:i/>
          <w:iCs/>
        </w:rPr>
        <w:t>pMCMC</w:t>
      </w:r>
      <w:r w:rsidRPr="00E00FDF">
        <w:rPr>
          <w:rFonts w:ascii="Times New Roman" w:hAnsi="Times New Roman" w:cs="Times New Roman"/>
        </w:rPr>
        <w:t xml:space="preserve"> &lt; 0.05), ROS was not related to oxidative damage (see </w:t>
      </w:r>
      <w:r w:rsidRPr="00E00FDF">
        <w:fldChar w:fldCharType="begin"/>
      </w:r>
      <w:r w:rsidRPr="00E00FDF">
        <w:instrText>HYPERLINK \l "fig-sem" \h</w:instrText>
      </w:r>
      <w:r w:rsidRPr="00E00FDF">
        <w:fldChar w:fldCharType="separate"/>
      </w:r>
      <w:r w:rsidRPr="00E00FDF">
        <w:rPr>
          <w:rStyle w:val="Hyperlink"/>
          <w:rFonts w:ascii="Times New Roman" w:hAnsi="Times New Roman" w:cs="Times New Roman"/>
        </w:rPr>
        <w:t>Fig</w:t>
      </w:r>
      <w:r w:rsidR="007432A2" w:rsidRPr="00E00FDF">
        <w:rPr>
          <w:rStyle w:val="Hyperlink"/>
          <w:rFonts w:ascii="Times New Roman" w:hAnsi="Times New Roman" w:cs="Times New Roman"/>
        </w:rPr>
        <w:t>.</w:t>
      </w:r>
      <w:r w:rsidRPr="00E00FDF">
        <w:rPr>
          <w:rStyle w:val="Hyperlink"/>
          <w:rFonts w:ascii="Times New Roman" w:hAnsi="Times New Roman" w:cs="Times New Roman"/>
        </w:rPr>
        <w:t> </w:t>
      </w:r>
      <w:ins w:id="30" w:author="Pablo Recio Santiago" w:date="2025-06-12T07:55:00Z" w16du:dateUtc="2025-06-11T21:55:00Z">
        <w:r w:rsidR="00543890">
          <w:rPr>
            <w:rStyle w:val="Hyperlink"/>
            <w:rFonts w:ascii="Times New Roman" w:hAnsi="Times New Roman" w:cs="Times New Roman"/>
          </w:rPr>
          <w:t>4</w:t>
        </w:r>
      </w:ins>
      <w:r w:rsidRPr="00E00FDF">
        <w:fldChar w:fldCharType="end"/>
      </w:r>
      <w:r w:rsidRPr="00E00FDF">
        <w:rPr>
          <w:rFonts w:ascii="Times New Roman" w:hAnsi="Times New Roman" w:cs="Times New Roman"/>
        </w:rPr>
        <w:t xml:space="preserve"> and </w:t>
      </w:r>
      <w:r w:rsidR="00FE2DEA" w:rsidRPr="00E00FDF">
        <w:rPr>
          <w:rFonts w:ascii="Times New Roman" w:hAnsi="Times New Roman" w:cs="Times New Roman"/>
        </w:rPr>
        <w:t>T</w:t>
      </w:r>
      <w:r w:rsidRPr="00E00FDF">
        <w:rPr>
          <w:rFonts w:ascii="Times New Roman" w:hAnsi="Times New Roman" w:cs="Times New Roman"/>
        </w:rPr>
        <w:t>able S4).</w:t>
      </w:r>
    </w:p>
    <w:tbl>
      <w:tblPr>
        <w:tblStyle w:val="Table"/>
        <w:tblW w:w="5000" w:type="pct"/>
        <w:tblLook w:val="0000" w:firstRow="0" w:lastRow="0" w:firstColumn="0" w:lastColumn="0" w:noHBand="0" w:noVBand="0"/>
      </w:tblPr>
      <w:tblGrid>
        <w:gridCol w:w="9360"/>
      </w:tblGrid>
      <w:tr w:rsidR="001F71F2" w:rsidRPr="00E00FDF" w14:paraId="3FD7856C" w14:textId="77777777">
        <w:tc>
          <w:tcPr>
            <w:tcW w:w="0" w:type="auto"/>
          </w:tcPr>
          <w:p w14:paraId="3FD7856B" w14:textId="5BDD2739" w:rsidR="001F71F2" w:rsidRPr="00E00FDF" w:rsidRDefault="001F71F2" w:rsidP="002E5540">
            <w:pPr>
              <w:spacing w:line="480" w:lineRule="auto"/>
            </w:pPr>
            <w:bookmarkStart w:id="31" w:name="fig-sem"/>
          </w:p>
        </w:tc>
        <w:bookmarkEnd w:id="31"/>
      </w:tr>
    </w:tbl>
    <w:p w14:paraId="3FD7856D" w14:textId="77777777" w:rsidR="001F71F2" w:rsidRPr="00E00FDF" w:rsidRDefault="005861BF" w:rsidP="005861BF">
      <w:pPr>
        <w:pStyle w:val="Heading2"/>
        <w:spacing w:line="480" w:lineRule="auto"/>
        <w:rPr>
          <w:rFonts w:cs="Times New Roman"/>
        </w:rPr>
      </w:pPr>
      <w:bookmarkStart w:id="32" w:name="discussion"/>
      <w:bookmarkEnd w:id="23"/>
      <w:r w:rsidRPr="00E00FDF">
        <w:rPr>
          <w:rFonts w:cs="Times New Roman"/>
        </w:rPr>
        <w:t>Discussion</w:t>
      </w:r>
    </w:p>
    <w:p w14:paraId="3FD7856E" w14:textId="77777777" w:rsidR="001F71F2" w:rsidRPr="00E00FDF" w:rsidRDefault="005861BF" w:rsidP="005861BF">
      <w:pPr>
        <w:pStyle w:val="FirstParagraph"/>
        <w:spacing w:line="480" w:lineRule="auto"/>
        <w:rPr>
          <w:rFonts w:cs="Times New Roman"/>
        </w:rPr>
      </w:pPr>
      <w:r w:rsidRPr="00E00FDF">
        <w:rPr>
          <w:rFonts w:cs="Times New Roman"/>
        </w:rPr>
        <w:t xml:space="preserve">Lizards were able to learn a complex spatial task with marked improvements over time in their ability to choose the correct location. However, learning was neither influenced by prenatal </w:t>
      </w:r>
      <w:r w:rsidRPr="00E00FDF">
        <w:rPr>
          <w:rFonts w:cs="Times New Roman"/>
        </w:rPr>
        <w:lastRenderedPageBreak/>
        <w:t xml:space="preserve">conditions nor linked to mitochondrial function in the medial cortex, counter to what we predicted. Despite ROS increasing with greater metabolic capacity as expected, this did not result in a corresponding increase in oxidative damage in the medial cortex in </w:t>
      </w:r>
      <w:r w:rsidRPr="00E00FDF">
        <w:rPr>
          <w:rFonts w:cs="Times New Roman"/>
          <w:i/>
          <w:iCs/>
        </w:rPr>
        <w:t>L. delicata</w:t>
      </w:r>
      <w:r w:rsidRPr="00E00FDF">
        <w:rPr>
          <w:rFonts w:cs="Times New Roman"/>
        </w:rPr>
        <w:t>. We discuss our results in relation to existing work exploring the underlying mechanisms of learning and how early environments impact it below.</w:t>
      </w:r>
    </w:p>
    <w:p w14:paraId="3FD7856F"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33" w:name="X352bcdbc686340e594dba397e3fd237e3711b43"/>
      <w:r w:rsidRPr="00E00FDF">
        <w:rPr>
          <w:rFonts w:ascii="Times New Roman" w:hAnsi="Times New Roman" w:cs="Times New Roman"/>
          <w:color w:val="000000" w:themeColor="text1"/>
        </w:rPr>
        <w:t>Spatial learning is robust to prenatal conditions</w:t>
      </w:r>
    </w:p>
    <w:p w14:paraId="3FD78570" w14:textId="77777777" w:rsidR="001F71F2" w:rsidRDefault="005861BF" w:rsidP="005861BF">
      <w:pPr>
        <w:pStyle w:val="FirstParagraph"/>
        <w:spacing w:line="480" w:lineRule="auto"/>
        <w:rPr>
          <w:ins w:id="34" w:author="Pablo Recio Santiago" w:date="2025-06-12T08:06:00Z" w16du:dateUtc="2025-06-11T22:06:00Z"/>
          <w:rFonts w:cs="Times New Roman"/>
        </w:rPr>
      </w:pPr>
      <w:r w:rsidRPr="00E00FDF">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E00FDF">
          <w:rPr>
            <w:rStyle w:val="Hyperlink"/>
            <w:rFonts w:cs="Times New Roman"/>
          </w:rPr>
          <w:t>Amiel and Shine, 2012</w:t>
        </w:r>
      </w:hyperlink>
      <w:r w:rsidRPr="00E00FDF">
        <w:rPr>
          <w:rFonts w:cs="Times New Roman"/>
        </w:rPr>
        <w:t xml:space="preserve">; </w:t>
      </w:r>
      <w:hyperlink w:anchor="ref-amiel_effects_2017">
        <w:r w:rsidRPr="00E00FDF">
          <w:rPr>
            <w:rStyle w:val="Hyperlink"/>
            <w:rFonts w:cs="Times New Roman"/>
          </w:rPr>
          <w:t>Amiel et al., 2017</w:t>
        </w:r>
      </w:hyperlink>
      <w:r w:rsidRPr="00E00FDF">
        <w:rPr>
          <w:rFonts w:cs="Times New Roman"/>
        </w:rPr>
        <w:t xml:space="preserve">; </w:t>
      </w:r>
      <w:hyperlink w:anchor="ref-dayananda_incubation_2017">
        <w:r w:rsidRPr="00E00FDF">
          <w:rPr>
            <w:rStyle w:val="Hyperlink"/>
            <w:rFonts w:cs="Times New Roman"/>
          </w:rPr>
          <w:t>Dayananda and Webb, 2017</w:t>
        </w:r>
      </w:hyperlink>
      <w:r w:rsidRPr="00E00FDF">
        <w:rPr>
          <w:rFonts w:cs="Times New Roman"/>
        </w:rPr>
        <w:t xml:space="preserve">; </w:t>
      </w:r>
      <w:hyperlink w:anchor="ref-lemaire_prenatal_2000">
        <w:r w:rsidRPr="00E00FDF">
          <w:rPr>
            <w:rStyle w:val="Hyperlink"/>
            <w:rFonts w:cs="Times New Roman"/>
          </w:rPr>
          <w:t>Lemaire et al., 2000</w:t>
        </w:r>
      </w:hyperlink>
      <w:r w:rsidRPr="00E00FDF">
        <w:rPr>
          <w:rFonts w:cs="Times New Roman"/>
        </w:rPr>
        <w:t xml:space="preserve">; </w:t>
      </w:r>
      <w:hyperlink w:anchor="ref-zhu_prenatal_2004">
        <w:r w:rsidRPr="00E00FDF">
          <w:rPr>
            <w:rStyle w:val="Hyperlink"/>
            <w:rFonts w:cs="Times New Roman"/>
          </w:rPr>
          <w:t>Zhu et al., 2004</w:t>
        </w:r>
      </w:hyperlink>
      <w:r w:rsidRPr="00E00FDF">
        <w:rPr>
          <w:rFonts w:cs="Times New Roman"/>
        </w:rPr>
        <w:t xml:space="preserve">). Our results suggest that spatial learning abilities in </w:t>
      </w:r>
      <w:r w:rsidRPr="00E00FDF">
        <w:rPr>
          <w:rFonts w:cs="Times New Roman"/>
          <w:i/>
          <w:iCs/>
        </w:rPr>
        <w:t>L. delicata</w:t>
      </w:r>
      <w:r w:rsidRPr="00E00FDF">
        <w:rPr>
          <w:rFonts w:cs="Times New Roman"/>
        </w:rPr>
        <w:t xml:space="preserve"> are buffered from adverse early environmental conditions, consistent with our previous findings showing that behavioural flexibility in this species is also unaffected by prenatal CORT or temperature (</w:t>
      </w:r>
      <w:hyperlink w:anchor="ref-recio2025early">
        <w:r w:rsidRPr="00E00FDF">
          <w:rPr>
            <w:rStyle w:val="Hyperlink"/>
            <w:rFonts w:cs="Times New Roman"/>
          </w:rPr>
          <w:t>Recio et al., 2025</w:t>
        </w:r>
      </w:hyperlink>
      <w:r w:rsidRPr="00E00FDF">
        <w:rPr>
          <w:rFonts w:cs="Times New Roman"/>
        </w:rPr>
        <w:t xml:space="preserve">). </w:t>
      </w:r>
      <w:r w:rsidRPr="00E00FDF">
        <w:rPr>
          <w:rFonts w:cs="Times New Roman"/>
          <w:i/>
          <w:iCs/>
        </w:rPr>
        <w:t>L. delicata</w:t>
      </w:r>
      <w:r w:rsidRPr="00E00FDF">
        <w:rPr>
          <w:rFonts w:cs="Times New Roman"/>
        </w:rPr>
        <w:t>’s resilience may stem from the relevance of spatial cognition in lizards. For example, spatial learning in velvet geckos (</w:t>
      </w:r>
      <w:r w:rsidRPr="00E00FDF">
        <w:rPr>
          <w:rFonts w:cs="Times New Roman"/>
          <w:i/>
          <w:iCs/>
        </w:rPr>
        <w:t>Amalosia lesueurii</w:t>
      </w:r>
      <w:r w:rsidRPr="00E00FDF">
        <w:rPr>
          <w:rFonts w:cs="Times New Roman"/>
        </w:rPr>
        <w:t>) enhances survival in the wild (</w:t>
      </w:r>
      <w:hyperlink w:anchor="ref-dayananda_incubation_2017">
        <w:r w:rsidRPr="00E00FDF">
          <w:rPr>
            <w:rStyle w:val="Hyperlink"/>
            <w:rFonts w:cs="Times New Roman"/>
          </w:rPr>
          <w:t>Dayananda and Webb, 2017</w:t>
        </w:r>
      </w:hyperlink>
      <w:r w:rsidRPr="00E00FDF">
        <w:rPr>
          <w:rFonts w:cs="Times New Roman"/>
        </w:rPr>
        <w:t xml:space="preserve">). Future studies should investigate the mechanisms underlying this robustness and the role of cognition in </w:t>
      </w:r>
      <w:r w:rsidRPr="00E00FDF">
        <w:rPr>
          <w:rFonts w:cs="Times New Roman"/>
          <w:i/>
          <w:iCs/>
        </w:rPr>
        <w:t>L. delicata</w:t>
      </w:r>
      <w:r w:rsidRPr="00E00FDF">
        <w:rPr>
          <w:rFonts w:cs="Times New Roman"/>
        </w:rPr>
        <w:t>’s fitness.</w:t>
      </w:r>
    </w:p>
    <w:p w14:paraId="715CAB07" w14:textId="45E3B3C1" w:rsidR="00245B26" w:rsidRPr="00245B26" w:rsidRDefault="00245B26" w:rsidP="00F7639C">
      <w:pPr>
        <w:pStyle w:val="BodyText"/>
        <w:spacing w:line="480" w:lineRule="auto"/>
      </w:pPr>
      <w:ins w:id="35" w:author="Pablo Recio Santiago" w:date="2025-06-12T08:06:00Z" w16du:dateUtc="2025-06-11T22:06:00Z">
        <w:r w:rsidRPr="00E00FDF">
          <w:rPr>
            <w:rFonts w:ascii="Times New Roman" w:eastAsia="Times New Roman" w:hAnsi="Times New Roman" w:cs="Times New Roman"/>
            <w:lang w:eastAsia="en-GB"/>
          </w:rPr>
          <w:t xml:space="preserve">Alternatively, the experimental treatments may not have been sufficiently challenging to elicit detectable effects, and the apparent resilience observed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may reflect the relatively mild nature of the prenatal conditions. However, our CORT treatment elevated CORT levels in eggs above two standard deviations the natural mean concentration (Crino et al., 2024), while our thermal regimes were both beyond the </w:t>
        </w:r>
        <w:proofErr w:type="spellStart"/>
        <w:r w:rsidRPr="00E00FDF">
          <w:rPr>
            <w:rFonts w:ascii="Times New Roman" w:eastAsia="Times New Roman" w:hAnsi="Times New Roman" w:cs="Times New Roman"/>
            <w:lang w:eastAsia="en-GB"/>
          </w:rPr>
          <w:t>T</w:t>
        </w:r>
        <w:r w:rsidRPr="00E00FDF">
          <w:rPr>
            <w:rFonts w:ascii="Times New Roman" w:eastAsia="Times New Roman" w:hAnsi="Times New Roman" w:cs="Times New Roman"/>
            <w:vertAlign w:val="subscript"/>
            <w:lang w:eastAsia="en-GB"/>
          </w:rPr>
          <w:t>opt</w:t>
        </w:r>
        <w:proofErr w:type="spellEnd"/>
        <w:r w:rsidRPr="00E00FDF">
          <w:rPr>
            <w:rFonts w:ascii="Times New Roman" w:eastAsia="Times New Roman" w:hAnsi="Times New Roman" w:cs="Times New Roman"/>
            <w:lang w:eastAsia="en-GB"/>
          </w:rPr>
          <w:t xml:space="preserve"> in this species (Pettersen et al., 2023) and yet </w:t>
        </w:r>
        <w:r w:rsidRPr="00E00FDF">
          <w:rPr>
            <w:rFonts w:ascii="Times New Roman" w:eastAsia="Times New Roman" w:hAnsi="Times New Roman" w:cs="Times New Roman"/>
            <w:lang w:eastAsia="en-GB"/>
          </w:rPr>
          <w:lastRenderedPageBreak/>
          <w:t xml:space="preserve">within the range of nesting temperatures in the wild (Cheetham et al., 2011). Therefore, we 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 </w:t>
        </w:r>
        <w:r w:rsidRPr="00E00FDF">
          <w:rPr>
            <w:rFonts w:ascii="Times New Roman" w:eastAsia="Times New Roman" w:hAnsi="Times New Roman" w:cs="Times New Roman"/>
            <w:i/>
            <w:iCs/>
            <w:lang w:eastAsia="en-GB"/>
          </w:rPr>
          <w:t>L. delicata</w:t>
        </w:r>
        <w:r w:rsidRPr="00E00FDF">
          <w:rPr>
            <w:rFonts w:ascii="Times New Roman" w:eastAsia="Times New Roman" w:hAnsi="Times New Roman" w:cs="Times New Roman"/>
            <w:lang w:eastAsia="en-GB"/>
          </w:rPr>
          <w:t xml:space="preserve"> or other lizard species.</w:t>
        </w:r>
      </w:ins>
    </w:p>
    <w:p w14:paraId="3FD78571"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36" w:name="Xa6da7d585aa01fd9de4764455e6d5f7d074381d"/>
      <w:bookmarkEnd w:id="33"/>
      <w:r w:rsidRPr="00E00FDF">
        <w:rPr>
          <w:rFonts w:ascii="Times New Roman" w:hAnsi="Times New Roman" w:cs="Times New Roman"/>
          <w:color w:val="000000" w:themeColor="text1"/>
        </w:rPr>
        <w:t>Brain metabolic physiology is not affected by prenatal conditions</w:t>
      </w:r>
    </w:p>
    <w:p w14:paraId="3FD78572" w14:textId="77777777" w:rsidR="001F71F2" w:rsidRPr="00E00FDF" w:rsidRDefault="005861BF" w:rsidP="005861BF">
      <w:pPr>
        <w:pStyle w:val="FirstParagraph"/>
        <w:spacing w:line="480" w:lineRule="auto"/>
        <w:rPr>
          <w:rFonts w:cs="Times New Roman"/>
        </w:rPr>
      </w:pPr>
      <w:r w:rsidRPr="00E00FDF">
        <w:rPr>
          <w:rFonts w:cs="Times New Roman"/>
        </w:rPr>
        <w:t xml:space="preserve">Contrary to our predictions, prenatal temperature and CORT did not significantly influence mitochondrial physiology in the medial cortex of </w:t>
      </w:r>
      <w:r w:rsidRPr="00E00FDF">
        <w:rPr>
          <w:rFonts w:cs="Times New Roman"/>
          <w:i/>
          <w:iCs/>
        </w:rPr>
        <w:t>L. delicata</w:t>
      </w:r>
      <w:r w:rsidRPr="00E00FDF">
        <w:rPr>
          <w:rFonts w:cs="Times New Roman"/>
        </w:rPr>
        <w:t>. Studies in other taxa have shown that incubation at high temperatures decreases energy production and oxidative stress (</w:t>
      </w:r>
      <w:hyperlink w:anchor="ref-treidel2016temperature">
        <w:r w:rsidRPr="00E00FDF">
          <w:rPr>
            <w:rStyle w:val="Hyperlink"/>
            <w:rFonts w:cs="Times New Roman"/>
          </w:rPr>
          <w:t>Treidel et al., 2016</w:t>
        </w:r>
      </w:hyperlink>
      <w:r w:rsidRPr="00E00FDF">
        <w:rPr>
          <w:rFonts w:cs="Times New Roman"/>
        </w:rPr>
        <w:t xml:space="preserve">; </w:t>
      </w:r>
      <w:hyperlink w:anchor="ref-zavorka_climate_2021">
        <w:r w:rsidRPr="00E00FDF">
          <w:rPr>
            <w:rStyle w:val="Hyperlink"/>
            <w:rFonts w:cs="Times New Roman"/>
          </w:rPr>
          <w:t>Závorka et al., 2021</w:t>
        </w:r>
      </w:hyperlink>
      <w:r w:rsidRPr="00E00FDF">
        <w:rPr>
          <w:rFonts w:cs="Times New Roman"/>
        </w:rPr>
        <w:t>), while elevated GCs or maternal stress is related to lower mitochondrial efficiency and higher oxidative damage (</w:t>
      </w:r>
      <w:hyperlink w:anchor="ref-costantini2011meta">
        <w:r w:rsidRPr="00E00FDF">
          <w:rPr>
            <w:rStyle w:val="Hyperlink"/>
            <w:rFonts w:cs="Times New Roman"/>
          </w:rPr>
          <w:t>Costantini et al., 2011</w:t>
        </w:r>
      </w:hyperlink>
      <w:r w:rsidRPr="00E00FDF">
        <w:rPr>
          <w:rFonts w:cs="Times New Roman"/>
        </w:rPr>
        <w:t xml:space="preserve">; </w:t>
      </w:r>
      <w:hyperlink w:anchor="ref-gong_chronic_2011">
        <w:r w:rsidRPr="00E00FDF">
          <w:rPr>
            <w:rStyle w:val="Hyperlink"/>
            <w:rFonts w:cs="Times New Roman"/>
          </w:rPr>
          <w:t>Gong et al., 2011</w:t>
        </w:r>
      </w:hyperlink>
      <w:r w:rsidRPr="00E00FDF">
        <w:rPr>
          <w:rFonts w:cs="Times New Roman"/>
        </w:rPr>
        <w:t xml:space="preserve">; but see </w:t>
      </w:r>
      <w:hyperlink w:anchor="ref-crino2024eggs">
        <w:r w:rsidRPr="00E00FDF">
          <w:rPr>
            <w:rStyle w:val="Hyperlink"/>
            <w:rFonts w:cs="Times New Roman"/>
          </w:rPr>
          <w:t>Crino et al., 2024</w:t>
        </w:r>
      </w:hyperlink>
      <w:r w:rsidRPr="00E00FDF">
        <w:rPr>
          <w:rFonts w:cs="Times New Roman"/>
        </w:rPr>
        <w:t xml:space="preserve">). In </w:t>
      </w:r>
      <w:r w:rsidRPr="00E00FDF">
        <w:rPr>
          <w:rFonts w:cs="Times New Roman"/>
          <w:i/>
          <w:iCs/>
        </w:rPr>
        <w:t>L. delicata</w:t>
      </w:r>
      <w:r w:rsidRPr="00E00FDF">
        <w:rPr>
          <w:rFonts w:cs="Times New Roman"/>
        </w:rPr>
        <w:t>, high incubation temperatures are known to decrease mitochondrial efficiency in the liver (</w:t>
      </w:r>
      <w:hyperlink w:anchor="ref-crino2024eggs">
        <w:r w:rsidRPr="00E00FDF">
          <w:rPr>
            <w:rStyle w:val="Hyperlink"/>
            <w:rFonts w:cs="Times New Roman"/>
          </w:rPr>
          <w:t>Crino et al., 2024</w:t>
        </w:r>
      </w:hyperlink>
      <w:r w:rsidRPr="00E00FDF">
        <w:rPr>
          <w:rFonts w:cs="Times New Roman"/>
        </w:rPr>
        <w:t xml:space="preserve">). However, our study shows that mitochondrial physiology in </w:t>
      </w:r>
      <w:r w:rsidRPr="00E00FDF">
        <w:rPr>
          <w:rFonts w:cs="Times New Roman"/>
          <w:i/>
          <w:iCs/>
        </w:rPr>
        <w:t>L. delicata</w:t>
      </w:r>
      <w:r w:rsidRPr="00E00FDF">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E00FDF">
          <w:rPr>
            <w:rStyle w:val="Hyperlink"/>
            <w:rFonts w:cs="Times New Roman"/>
          </w:rPr>
          <w:t>Casagrande et al., 2023</w:t>
        </w:r>
      </w:hyperlink>
      <w:r w:rsidRPr="00E00FDF">
        <w:rPr>
          <w:rFonts w:cs="Times New Roman"/>
        </w:rPr>
        <w:t>).</w:t>
      </w:r>
    </w:p>
    <w:p w14:paraId="3FD78573" w14:textId="77777777" w:rsidR="001F71F2" w:rsidRPr="00E00FDF" w:rsidRDefault="005861BF" w:rsidP="005861BF">
      <w:pPr>
        <w:pStyle w:val="Heading4"/>
        <w:spacing w:line="480" w:lineRule="auto"/>
        <w:rPr>
          <w:rFonts w:ascii="Times New Roman" w:hAnsi="Times New Roman" w:cs="Times New Roman"/>
          <w:color w:val="000000" w:themeColor="text1"/>
        </w:rPr>
      </w:pPr>
      <w:bookmarkStart w:id="37" w:name="X25ff13732dcb25038f18a24e97c74bbc4d5b652"/>
      <w:bookmarkEnd w:id="36"/>
      <w:r w:rsidRPr="00E00FDF">
        <w:rPr>
          <w:rFonts w:ascii="Times New Roman" w:hAnsi="Times New Roman" w:cs="Times New Roman"/>
          <w:color w:val="000000" w:themeColor="text1"/>
        </w:rPr>
        <w:t>Variation in brain metabolic physiology is not related to learning abilities</w:t>
      </w:r>
    </w:p>
    <w:p w14:paraId="3FD78574" w14:textId="77777777" w:rsidR="001F71F2" w:rsidRPr="00E00FDF" w:rsidRDefault="005861BF" w:rsidP="005861BF">
      <w:pPr>
        <w:pStyle w:val="FirstParagraph"/>
        <w:spacing w:line="480" w:lineRule="auto"/>
        <w:rPr>
          <w:rFonts w:cs="Times New Roman"/>
        </w:rPr>
      </w:pPr>
      <w:r w:rsidRPr="00E00FDF">
        <w:rPr>
          <w:rFonts w:cs="Times New Roman"/>
        </w:rPr>
        <w:t>Mitochondria play a critical role in cognitive function by synthesizing energy (</w:t>
      </w:r>
      <w:hyperlink w:anchor="ref-du_dynamic_2009">
        <w:r w:rsidRPr="00E00FDF">
          <w:rPr>
            <w:rStyle w:val="Hyperlink"/>
            <w:rFonts w:cs="Times New Roman"/>
          </w:rPr>
          <w:t>Du et al., 2009</w:t>
        </w:r>
      </w:hyperlink>
      <w:r w:rsidRPr="00E00FDF">
        <w:rPr>
          <w:rFonts w:cs="Times New Roman"/>
        </w:rPr>
        <w:t xml:space="preserve">; </w:t>
      </w:r>
      <w:hyperlink w:anchor="ref-picard_mitochondria_2014">
        <w:r w:rsidRPr="00E00FDF">
          <w:rPr>
            <w:rStyle w:val="Hyperlink"/>
            <w:rFonts w:cs="Times New Roman"/>
          </w:rPr>
          <w:t>Picard and McEwen, 2014</w:t>
        </w:r>
      </w:hyperlink>
      <w:r w:rsidRPr="00E00FDF">
        <w:rPr>
          <w:rFonts w:cs="Times New Roman"/>
        </w:rPr>
        <w:t xml:space="preserve">; </w:t>
      </w:r>
      <w:hyperlink w:anchor="ref-picard_energetic_2018">
        <w:r w:rsidRPr="00E00FDF">
          <w:rPr>
            <w:rStyle w:val="Hyperlink"/>
            <w:rFonts w:cs="Times New Roman"/>
          </w:rPr>
          <w:t>Picard et al., 2018</w:t>
        </w:r>
      </w:hyperlink>
      <w:r w:rsidRPr="00E00FDF">
        <w:rPr>
          <w:rFonts w:cs="Times New Roman"/>
        </w:rPr>
        <w:t xml:space="preserve">; </w:t>
      </w:r>
      <w:hyperlink w:anchor="ref-siegel1994basic">
        <w:r w:rsidRPr="00E00FDF">
          <w:rPr>
            <w:rStyle w:val="Hyperlink"/>
            <w:rFonts w:cs="Times New Roman"/>
          </w:rPr>
          <w:t>Siegel and Albers, 1994</w:t>
        </w:r>
      </w:hyperlink>
      <w:r w:rsidRPr="00E00FDF">
        <w:rPr>
          <w:rFonts w:cs="Times New Roman"/>
        </w:rPr>
        <w:t>), and by affecting the rate of cell senescence and death caused by oxidative damage (</w:t>
      </w:r>
      <w:hyperlink w:anchor="ref-alexandrov_neuronal_2022">
        <w:r w:rsidRPr="00E00FDF">
          <w:rPr>
            <w:rStyle w:val="Hyperlink"/>
            <w:rFonts w:cs="Times New Roman"/>
          </w:rPr>
          <w:t>Alexandrov and Pletnikov, 2022</w:t>
        </w:r>
      </w:hyperlink>
      <w:r w:rsidRPr="00E00FDF">
        <w:rPr>
          <w:rFonts w:cs="Times New Roman"/>
        </w:rPr>
        <w:t xml:space="preserve">; </w:t>
      </w:r>
      <w:hyperlink w:anchor="ref-mann_coupling_2021">
        <w:r w:rsidRPr="00E00FDF">
          <w:rPr>
            <w:rStyle w:val="Hyperlink"/>
            <w:rFonts w:cs="Times New Roman"/>
          </w:rPr>
          <w:t>Mann et al., 2021</w:t>
        </w:r>
      </w:hyperlink>
      <w:r w:rsidRPr="00E00FDF">
        <w:rPr>
          <w:rFonts w:cs="Times New Roman"/>
        </w:rPr>
        <w:t xml:space="preserve">; </w:t>
      </w:r>
      <w:hyperlink w:anchor="ref-mcnay_decreases_2000">
        <w:r w:rsidRPr="00E00FDF">
          <w:rPr>
            <w:rStyle w:val="Hyperlink"/>
            <w:rFonts w:cs="Times New Roman"/>
          </w:rPr>
          <w:t>McNay et al., 2000</w:t>
        </w:r>
      </w:hyperlink>
      <w:r w:rsidRPr="00E00FDF">
        <w:rPr>
          <w:rFonts w:cs="Times New Roman"/>
        </w:rPr>
        <w:t xml:space="preserve">). Our findings contrast with past studies and suggest that </w:t>
      </w:r>
      <w:r w:rsidRPr="00E00FDF">
        <w:rPr>
          <w:rFonts w:cs="Times New Roman"/>
        </w:rPr>
        <w:lastRenderedPageBreak/>
        <w:t xml:space="preserve">energy limitations do not impact spatial learning in </w:t>
      </w:r>
      <w:r w:rsidRPr="00E00FDF">
        <w:rPr>
          <w:rFonts w:cs="Times New Roman"/>
          <w:i/>
          <w:iCs/>
        </w:rPr>
        <w:t>L. delicata</w:t>
      </w:r>
      <w:r w:rsidRPr="00E00FDF">
        <w:rPr>
          <w:rFonts w:cs="Times New Roman"/>
        </w:rPr>
        <w:t>.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common in mammals (</w:t>
      </w:r>
      <w:hyperlink w:anchor="ref-cao2014ampk">
        <w:r w:rsidRPr="00E00FDF">
          <w:rPr>
            <w:rStyle w:val="Hyperlink"/>
            <w:rFonts w:cs="Times New Roman"/>
          </w:rPr>
          <w:t>Cao et al., 2014</w:t>
        </w:r>
      </w:hyperlink>
      <w:r w:rsidRPr="00E00FDF">
        <w:rPr>
          <w:rFonts w:cs="Times New Roman"/>
        </w:rPr>
        <w:t xml:space="preserve">; </w:t>
      </w:r>
      <w:hyperlink w:anchor="ref-hara_presynaptic_2014">
        <w:r w:rsidRPr="00E00FDF">
          <w:rPr>
            <w:rStyle w:val="Hyperlink"/>
            <w:rFonts w:cs="Times New Roman"/>
          </w:rPr>
          <w:t>Hara et al., 2014</w:t>
        </w:r>
      </w:hyperlink>
      <w:r w:rsidRPr="00E00FDF">
        <w:rPr>
          <w:rFonts w:cs="Times New Roman"/>
        </w:rPr>
        <w:t>). Alternatively, individuals with higher respiration and ROS may be upregulating antioxidant production (</w:t>
      </w:r>
      <w:hyperlink w:anchor="ref-rice2002brain">
        <w:r w:rsidRPr="00E00FDF">
          <w:rPr>
            <w:rStyle w:val="Hyperlink"/>
            <w:rFonts w:cs="Times New Roman"/>
          </w:rPr>
          <w:t>Rice et al., 2002</w:t>
        </w:r>
      </w:hyperlink>
      <w:r w:rsidRPr="00E00FDF">
        <w:rPr>
          <w:rFonts w:cs="Times New Roman"/>
        </w:rPr>
        <w:t>).</w:t>
      </w:r>
    </w:p>
    <w:p w14:paraId="3FD78575" w14:textId="77777777" w:rsidR="001F71F2" w:rsidRPr="00E00FDF" w:rsidRDefault="005861BF" w:rsidP="005861BF">
      <w:pPr>
        <w:pStyle w:val="BodyText"/>
        <w:spacing w:line="480" w:lineRule="auto"/>
        <w:rPr>
          <w:rFonts w:ascii="Times New Roman" w:hAnsi="Times New Roman" w:cs="Times New Roman"/>
        </w:rPr>
      </w:pPr>
      <w:r w:rsidRPr="00E00FDF">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Normally, moderate ROS levels serve essential signaling functions and are controlled by antioxidants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However, excessive ROS production can exceed antioxidant action, leading to oxidative stress and cellular dysfunction (</w:t>
      </w:r>
      <w:hyperlink w:anchor="ref-rice2002brain">
        <w:r w:rsidRPr="00E00FDF">
          <w:rPr>
            <w:rStyle w:val="Hyperlink"/>
            <w:rFonts w:ascii="Times New Roman" w:hAnsi="Times New Roman" w:cs="Times New Roman"/>
          </w:rPr>
          <w:t>Rice et al., 2002</w:t>
        </w:r>
      </w:hyperlink>
      <w:r w:rsidRPr="00E00FDF">
        <w:rPr>
          <w:rFonts w:ascii="Times New Roman" w:hAnsi="Times New Roman" w:cs="Times New Roman"/>
        </w:rPr>
        <w:t xml:space="preserv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E00FDF">
        <w:rPr>
          <w:rFonts w:ascii="Times New Roman" w:hAnsi="Times New Roman" w:cs="Times New Roman"/>
          <w:i/>
          <w:iCs/>
        </w:rPr>
        <w:t>L. delicata</w:t>
      </w:r>
      <w:r w:rsidRPr="00E00FDF">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E00FDF">
          <w:rPr>
            <w:rStyle w:val="Hyperlink"/>
            <w:rFonts w:ascii="Times New Roman" w:hAnsi="Times New Roman" w:cs="Times New Roman"/>
          </w:rPr>
          <w:t>Terman and Brunk, 2006</w:t>
        </w:r>
      </w:hyperlink>
      <w:r w:rsidRPr="00E00FDF">
        <w:rPr>
          <w:rFonts w:ascii="Times New Roman" w:hAnsi="Times New Roman" w:cs="Times New Roman"/>
        </w:rPr>
        <w:t>), the relationships between oxidative damage and cognitive dysfunction could become more pronounced in older individuals (</w:t>
      </w:r>
      <w:hyperlink w:anchor="ref-hara_presynaptic_2014">
        <w:r w:rsidRPr="00E00FDF">
          <w:rPr>
            <w:rStyle w:val="Hyperlink"/>
            <w:rFonts w:ascii="Times New Roman" w:hAnsi="Times New Roman" w:cs="Times New Roman"/>
          </w:rPr>
          <w:t>Hara et al., 2014</w:t>
        </w:r>
      </w:hyperlink>
      <w:r w:rsidRPr="00E00FDF">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E00FDF">
        <w:rPr>
          <w:rFonts w:ascii="Times New Roman" w:hAnsi="Times New Roman" w:cs="Times New Roman"/>
          <w:i/>
          <w:iCs/>
        </w:rPr>
        <w:t>L. delicata</w:t>
      </w:r>
      <w:r w:rsidRPr="00E00FDF">
        <w:rPr>
          <w:rFonts w:ascii="Times New Roman" w:hAnsi="Times New Roman" w:cs="Times New Roman"/>
        </w:rPr>
        <w:t>.</w:t>
      </w:r>
    </w:p>
    <w:p w14:paraId="3FD78576" w14:textId="77777777" w:rsidR="001F71F2" w:rsidRPr="00E00FDF" w:rsidRDefault="005861BF" w:rsidP="005861BF">
      <w:pPr>
        <w:pStyle w:val="Heading4"/>
        <w:spacing w:line="480" w:lineRule="auto"/>
        <w:rPr>
          <w:rFonts w:ascii="Times New Roman" w:hAnsi="Times New Roman" w:cs="Times New Roman"/>
        </w:rPr>
      </w:pPr>
      <w:bookmarkStart w:id="38" w:name="conclusions"/>
      <w:bookmarkEnd w:id="37"/>
      <w:r w:rsidRPr="00E00FDF">
        <w:rPr>
          <w:rFonts w:ascii="Times New Roman" w:hAnsi="Times New Roman" w:cs="Times New Roman"/>
          <w:color w:val="000000" w:themeColor="text1"/>
        </w:rPr>
        <w:lastRenderedPageBreak/>
        <w:t>Conclusions</w:t>
      </w:r>
    </w:p>
    <w:p w14:paraId="3FD78577" w14:textId="77777777" w:rsidR="001F71F2" w:rsidRPr="00E00FDF" w:rsidRDefault="005861BF" w:rsidP="005861BF">
      <w:pPr>
        <w:pStyle w:val="FirstParagraph"/>
        <w:spacing w:line="480" w:lineRule="auto"/>
        <w:rPr>
          <w:rFonts w:cs="Times New Roman"/>
        </w:rPr>
      </w:pPr>
      <w:r w:rsidRPr="00E00FDF">
        <w:rPr>
          <w:rFonts w:cs="Times New Roman"/>
        </w:rPr>
        <w:t xml:space="preserve">We found that spatial learning in </w:t>
      </w:r>
      <w:r w:rsidRPr="00E00FDF">
        <w:rPr>
          <w:rFonts w:cs="Times New Roman"/>
          <w:i/>
          <w:iCs/>
        </w:rPr>
        <w:t>L. delicata</w:t>
      </w:r>
      <w:r w:rsidRPr="00E00FDF">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3FD78578" w14:textId="77777777" w:rsidR="001F71F2" w:rsidRPr="00E00FDF" w:rsidRDefault="005861BF" w:rsidP="005861BF">
      <w:pPr>
        <w:pStyle w:val="Heading3"/>
        <w:spacing w:line="480" w:lineRule="auto"/>
        <w:rPr>
          <w:rFonts w:ascii="Times New Roman" w:hAnsi="Times New Roman" w:cs="Times New Roman"/>
        </w:rPr>
      </w:pPr>
      <w:bookmarkStart w:id="39" w:name="ethics"/>
      <w:bookmarkEnd w:id="38"/>
      <w:r w:rsidRPr="00E00FDF">
        <w:rPr>
          <w:rFonts w:ascii="Times New Roman" w:hAnsi="Times New Roman" w:cs="Times New Roman"/>
          <w:color w:val="000000" w:themeColor="text1"/>
        </w:rPr>
        <w:t>Ethics</w:t>
      </w:r>
    </w:p>
    <w:p w14:paraId="3FD78579" w14:textId="77777777" w:rsidR="001F71F2" w:rsidRPr="00E00FDF" w:rsidRDefault="005861BF" w:rsidP="005861BF">
      <w:pPr>
        <w:pStyle w:val="FirstParagraph"/>
        <w:spacing w:line="480" w:lineRule="auto"/>
        <w:rPr>
          <w:rFonts w:cs="Times New Roman"/>
        </w:rPr>
      </w:pPr>
      <w:r w:rsidRPr="00E00FDF">
        <w:rPr>
          <w:rFonts w:cs="Times New Roman"/>
        </w:rPr>
        <w:t>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3FD7857A"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40" w:name="data-accessibility"/>
      <w:bookmarkEnd w:id="39"/>
      <w:r w:rsidRPr="00E00FDF">
        <w:rPr>
          <w:rFonts w:ascii="Times New Roman" w:hAnsi="Times New Roman" w:cs="Times New Roman"/>
          <w:color w:val="000000" w:themeColor="text1"/>
        </w:rPr>
        <w:t>Data accessibility</w:t>
      </w:r>
    </w:p>
    <w:p w14:paraId="3FD7857B" w14:textId="77777777" w:rsidR="001F71F2" w:rsidRPr="00E00FDF" w:rsidRDefault="005861BF" w:rsidP="005861BF">
      <w:pPr>
        <w:pStyle w:val="FirstParagraph"/>
        <w:spacing w:line="480" w:lineRule="auto"/>
        <w:rPr>
          <w:rFonts w:cs="Times New Roman"/>
        </w:rPr>
      </w:pPr>
      <w:r w:rsidRPr="00E00FDF">
        <w:rPr>
          <w:rFonts w:cs="Times New Roman"/>
        </w:rPr>
        <w:t xml:space="preserve">All data, data description, and R code are available in public repository </w:t>
      </w:r>
      <w:hyperlink r:id="rId7">
        <w:r w:rsidRPr="00E00FDF">
          <w:rPr>
            <w:rStyle w:val="Hyperlink"/>
            <w:rFonts w:cs="Times New Roman"/>
          </w:rPr>
          <w:t>https://github.com/Pablo-Recio/CORT-Temp_Spatial_learning</w:t>
        </w:r>
      </w:hyperlink>
      <w:r w:rsidRPr="00E00FDF">
        <w:rPr>
          <w:rFonts w:cs="Times New Roman"/>
        </w:rPr>
        <w:t>.</w:t>
      </w:r>
    </w:p>
    <w:p w14:paraId="3FD7857C"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41" w:name="declaration-of-ai-use"/>
      <w:bookmarkEnd w:id="40"/>
      <w:r w:rsidRPr="00E00FDF">
        <w:rPr>
          <w:rFonts w:ascii="Times New Roman" w:hAnsi="Times New Roman" w:cs="Times New Roman"/>
          <w:color w:val="000000" w:themeColor="text1"/>
        </w:rPr>
        <w:lastRenderedPageBreak/>
        <w:t>Declaration of AI use</w:t>
      </w:r>
    </w:p>
    <w:p w14:paraId="3FD7857D" w14:textId="77777777" w:rsidR="001F71F2" w:rsidRPr="00E00FDF" w:rsidRDefault="005861BF" w:rsidP="005861BF">
      <w:pPr>
        <w:pStyle w:val="FirstParagraph"/>
        <w:spacing w:line="480" w:lineRule="auto"/>
        <w:rPr>
          <w:rFonts w:cs="Times New Roman"/>
        </w:rPr>
      </w:pPr>
      <w:r w:rsidRPr="00E00FDF">
        <w:rPr>
          <w:rFonts w:cs="Times New Roman"/>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3FD7857E"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42" w:name="authors-contributions"/>
      <w:bookmarkEnd w:id="41"/>
      <w:r w:rsidRPr="00E00FDF">
        <w:rPr>
          <w:rFonts w:ascii="Times New Roman" w:hAnsi="Times New Roman" w:cs="Times New Roman"/>
          <w:color w:val="000000" w:themeColor="text1"/>
        </w:rPr>
        <w:t>Authors’ contributions</w:t>
      </w:r>
    </w:p>
    <w:p w14:paraId="3FD7857F" w14:textId="77777777" w:rsidR="001F71F2" w:rsidRPr="00E00FDF" w:rsidRDefault="005861BF" w:rsidP="005861BF">
      <w:pPr>
        <w:pStyle w:val="FirstParagraph"/>
        <w:spacing w:line="480" w:lineRule="auto"/>
        <w:rPr>
          <w:rFonts w:cs="Times New Roman"/>
        </w:rPr>
      </w:pPr>
      <w:r w:rsidRPr="00E00FDF">
        <w:rPr>
          <w:rFonts w:cs="Times New Roman"/>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E00FDF">
        <w:rPr>
          <w:rFonts w:cs="Times New Roman"/>
        </w:rPr>
        <w:br/>
        <w:t>All authors gave final approval for publication and agreed to be held accountable for the work performed therein.</w:t>
      </w:r>
    </w:p>
    <w:p w14:paraId="3FD78580"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43" w:name="conflict-of-interest-declaration"/>
      <w:bookmarkEnd w:id="42"/>
      <w:r w:rsidRPr="00E00FDF">
        <w:rPr>
          <w:rFonts w:ascii="Times New Roman" w:hAnsi="Times New Roman" w:cs="Times New Roman"/>
          <w:color w:val="000000" w:themeColor="text1"/>
        </w:rPr>
        <w:t>Conflict of interest declaration</w:t>
      </w:r>
    </w:p>
    <w:p w14:paraId="3FD78581" w14:textId="77777777" w:rsidR="001F71F2" w:rsidRPr="00E00FDF" w:rsidRDefault="005861BF" w:rsidP="005861BF">
      <w:pPr>
        <w:pStyle w:val="FirstParagraph"/>
        <w:spacing w:line="480" w:lineRule="auto"/>
        <w:rPr>
          <w:rFonts w:cs="Times New Roman"/>
        </w:rPr>
      </w:pPr>
      <w:r w:rsidRPr="00E00FDF">
        <w:rPr>
          <w:rFonts w:cs="Times New Roman"/>
        </w:rPr>
        <w:t>We declare we have no competing interests.</w:t>
      </w:r>
    </w:p>
    <w:p w14:paraId="3FD78582" w14:textId="77777777" w:rsidR="001F71F2" w:rsidRPr="00E00FDF" w:rsidRDefault="005861BF" w:rsidP="005861BF">
      <w:pPr>
        <w:pStyle w:val="Heading3"/>
        <w:spacing w:line="480" w:lineRule="auto"/>
        <w:rPr>
          <w:rFonts w:ascii="Times New Roman" w:hAnsi="Times New Roman" w:cs="Times New Roman"/>
        </w:rPr>
      </w:pPr>
      <w:bookmarkStart w:id="44" w:name="funding"/>
      <w:bookmarkEnd w:id="43"/>
      <w:r w:rsidRPr="00E00FDF">
        <w:rPr>
          <w:rFonts w:ascii="Times New Roman" w:hAnsi="Times New Roman" w:cs="Times New Roman"/>
          <w:color w:val="000000" w:themeColor="text1"/>
        </w:rPr>
        <w:t>Funding</w:t>
      </w:r>
    </w:p>
    <w:p w14:paraId="3FD78583" w14:textId="77777777" w:rsidR="001F71F2" w:rsidRPr="00E00FDF" w:rsidRDefault="005861BF" w:rsidP="005861BF">
      <w:pPr>
        <w:pStyle w:val="FirstParagraph"/>
        <w:spacing w:line="480" w:lineRule="auto"/>
        <w:rPr>
          <w:rFonts w:cs="Times New Roman"/>
        </w:rPr>
      </w:pPr>
      <w:r w:rsidRPr="00E00FDF">
        <w:rPr>
          <w:rFonts w:cs="Times New Roman"/>
        </w:rPr>
        <w:t>This work was supported by a National Australian University fellowship (to P.R. and D.C.L.), and the Australian Research Council (grant no. DP210101152) to D.N. and C.R.F.</w:t>
      </w:r>
    </w:p>
    <w:p w14:paraId="3FD78584" w14:textId="77777777" w:rsidR="001F71F2" w:rsidRPr="00E00FDF" w:rsidRDefault="005861BF" w:rsidP="005861BF">
      <w:pPr>
        <w:pStyle w:val="Heading3"/>
        <w:spacing w:line="480" w:lineRule="auto"/>
        <w:rPr>
          <w:rFonts w:ascii="Times New Roman" w:hAnsi="Times New Roman" w:cs="Times New Roman"/>
          <w:color w:val="000000" w:themeColor="text1"/>
        </w:rPr>
      </w:pPr>
      <w:bookmarkStart w:id="45" w:name="acknowledgements"/>
      <w:bookmarkEnd w:id="44"/>
      <w:r w:rsidRPr="00E00FDF">
        <w:rPr>
          <w:rFonts w:ascii="Times New Roman" w:hAnsi="Times New Roman" w:cs="Times New Roman"/>
          <w:color w:val="000000" w:themeColor="text1"/>
        </w:rPr>
        <w:lastRenderedPageBreak/>
        <w:t>Acknowledgements</w:t>
      </w:r>
    </w:p>
    <w:p w14:paraId="3FD78585" w14:textId="77777777" w:rsidR="001F71F2" w:rsidRPr="00E00FDF" w:rsidRDefault="005861BF" w:rsidP="005861BF">
      <w:pPr>
        <w:pStyle w:val="FirstParagraph"/>
        <w:spacing w:line="480" w:lineRule="auto"/>
        <w:rPr>
          <w:rFonts w:cs="Times New Roman"/>
        </w:rPr>
      </w:pPr>
      <w:r w:rsidRPr="00E00FDF">
        <w:rPr>
          <w:rFonts w:cs="Times New Roman"/>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3FD78586" w14:textId="77777777" w:rsidR="001F71F2" w:rsidRPr="00E00FDF" w:rsidRDefault="005861BF" w:rsidP="005861BF">
      <w:pPr>
        <w:pStyle w:val="Heading2"/>
        <w:spacing w:line="480" w:lineRule="auto"/>
        <w:rPr>
          <w:rFonts w:cs="Times New Roman"/>
        </w:rPr>
      </w:pPr>
      <w:bookmarkStart w:id="46" w:name="references"/>
      <w:bookmarkEnd w:id="32"/>
      <w:bookmarkEnd w:id="45"/>
      <w:r w:rsidRPr="00E00FDF">
        <w:rPr>
          <w:rFonts w:cs="Times New Roman"/>
        </w:rPr>
        <w:t>References</w:t>
      </w:r>
    </w:p>
    <w:p w14:paraId="3FD78587" w14:textId="77777777" w:rsidR="001F71F2" w:rsidRPr="00E00FDF" w:rsidRDefault="005861BF">
      <w:pPr>
        <w:pStyle w:val="Bibliography"/>
        <w:rPr>
          <w:rFonts w:ascii="Times New Roman" w:hAnsi="Times New Roman" w:cs="Times New Roman"/>
        </w:rPr>
      </w:pPr>
      <w:bookmarkStart w:id="47" w:name="ref-alexandrov_neuronal_2022"/>
      <w:bookmarkStart w:id="48" w:name="refs"/>
      <w:r w:rsidRPr="00E00FDF">
        <w:rPr>
          <w:rFonts w:ascii="Times New Roman" w:hAnsi="Times New Roman" w:cs="Times New Roman"/>
          <w:b/>
          <w:bCs/>
        </w:rPr>
        <w:t>Alexandrov, Y. I. and Pletnikov, M. V.</w:t>
      </w:r>
      <w:r w:rsidRPr="00E00FDF">
        <w:rPr>
          <w:rFonts w:ascii="Times New Roman" w:hAnsi="Times New Roman" w:cs="Times New Roman"/>
        </w:rPr>
        <w:t xml:space="preserve"> (2022). </w:t>
      </w:r>
      <w:hyperlink r:id="rId8">
        <w:r w:rsidRPr="00E00FDF">
          <w:rPr>
            <w:rStyle w:val="Hyperlink"/>
            <w:rFonts w:ascii="Times New Roman" w:hAnsi="Times New Roman" w:cs="Times New Roman"/>
          </w:rPr>
          <w:t>Neuronal metabolism in learning and memory: The anticipatory activity perspective</w:t>
        </w:r>
      </w:hyperlink>
      <w:r w:rsidRPr="00E00FDF">
        <w:rPr>
          <w:rFonts w:ascii="Times New Roman" w:hAnsi="Times New Roman" w:cs="Times New Roman"/>
        </w:rPr>
        <w:t xml:space="preserve">. </w:t>
      </w:r>
      <w:r w:rsidRPr="00E00FDF">
        <w:rPr>
          <w:rFonts w:ascii="Times New Roman" w:hAnsi="Times New Roman" w:cs="Times New Roman"/>
          <w:i/>
          <w:iCs/>
        </w:rPr>
        <w:t>Neuroscience &amp; Biobehavioral Reviews</w:t>
      </w:r>
      <w:r w:rsidRPr="00E00FDF">
        <w:rPr>
          <w:rFonts w:ascii="Times New Roman" w:hAnsi="Times New Roman" w:cs="Times New Roman"/>
        </w:rPr>
        <w:t xml:space="preserve"> </w:t>
      </w:r>
      <w:r w:rsidRPr="00E00FDF">
        <w:rPr>
          <w:rFonts w:ascii="Times New Roman" w:hAnsi="Times New Roman" w:cs="Times New Roman"/>
          <w:b/>
          <w:bCs/>
        </w:rPr>
        <w:t>137</w:t>
      </w:r>
      <w:r w:rsidRPr="00E00FDF">
        <w:rPr>
          <w:rFonts w:ascii="Times New Roman" w:hAnsi="Times New Roman" w:cs="Times New Roman"/>
        </w:rPr>
        <w:t>, 104664.</w:t>
      </w:r>
    </w:p>
    <w:p w14:paraId="3FD78588" w14:textId="77777777" w:rsidR="001F71F2" w:rsidRPr="00E00FDF" w:rsidRDefault="005861BF">
      <w:pPr>
        <w:pStyle w:val="Bibliography"/>
        <w:rPr>
          <w:rFonts w:ascii="Times New Roman" w:hAnsi="Times New Roman" w:cs="Times New Roman"/>
        </w:rPr>
      </w:pPr>
      <w:bookmarkStart w:id="49" w:name="ref-amani2021perinatal"/>
      <w:bookmarkEnd w:id="47"/>
      <w:r w:rsidRPr="00E00FDF">
        <w:rPr>
          <w:rFonts w:ascii="Times New Roman" w:hAnsi="Times New Roman" w:cs="Times New Roman"/>
          <w:b/>
          <w:bCs/>
        </w:rPr>
        <w:t>Amani, M., Houwing, D. J., Homberg, J. R. and Salari, A.-A.</w:t>
      </w:r>
      <w:r w:rsidRPr="00E00FDF">
        <w:rPr>
          <w:rFonts w:ascii="Times New Roman" w:hAnsi="Times New Roman" w:cs="Times New Roman"/>
        </w:rPr>
        <w:t xml:space="preserve"> (2021). Perinatal fluoxetine dose-dependently affects prenatal stress-induced neurobehavioural abnormalities, HPA-axis functioning and underlying brain alterations in rat dams and their offspring. </w:t>
      </w:r>
      <w:r w:rsidRPr="00E00FDF">
        <w:rPr>
          <w:rFonts w:ascii="Times New Roman" w:hAnsi="Times New Roman" w:cs="Times New Roman"/>
          <w:i/>
          <w:iCs/>
        </w:rPr>
        <w:t>Reproductive Toxicology</w:t>
      </w:r>
      <w:r w:rsidRPr="00E00FDF">
        <w:rPr>
          <w:rFonts w:ascii="Times New Roman" w:hAnsi="Times New Roman" w:cs="Times New Roman"/>
        </w:rPr>
        <w:t xml:space="preserve"> </w:t>
      </w:r>
      <w:r w:rsidRPr="00E00FDF">
        <w:rPr>
          <w:rFonts w:ascii="Times New Roman" w:hAnsi="Times New Roman" w:cs="Times New Roman"/>
          <w:b/>
          <w:bCs/>
        </w:rPr>
        <w:t>104</w:t>
      </w:r>
      <w:r w:rsidRPr="00E00FDF">
        <w:rPr>
          <w:rFonts w:ascii="Times New Roman" w:hAnsi="Times New Roman" w:cs="Times New Roman"/>
        </w:rPr>
        <w:t>, 27–43.</w:t>
      </w:r>
    </w:p>
    <w:p w14:paraId="3FD78589" w14:textId="77777777" w:rsidR="001F71F2" w:rsidRPr="00E00FDF" w:rsidRDefault="005861BF">
      <w:pPr>
        <w:pStyle w:val="Bibliography"/>
        <w:rPr>
          <w:rFonts w:ascii="Times New Roman" w:hAnsi="Times New Roman" w:cs="Times New Roman"/>
        </w:rPr>
      </w:pPr>
      <w:bookmarkStart w:id="50" w:name="ref-amiel_hotter_2012"/>
      <w:bookmarkEnd w:id="49"/>
      <w:r w:rsidRPr="00E00FDF">
        <w:rPr>
          <w:rFonts w:ascii="Times New Roman" w:hAnsi="Times New Roman" w:cs="Times New Roman"/>
          <w:b/>
          <w:bCs/>
        </w:rPr>
        <w:t>Amiel, J. J. and Shine, R.</w:t>
      </w:r>
      <w:r w:rsidRPr="00E00FDF">
        <w:rPr>
          <w:rFonts w:ascii="Times New Roman" w:hAnsi="Times New Roman" w:cs="Times New Roman"/>
        </w:rPr>
        <w:t xml:space="preserve"> (2012). </w:t>
      </w:r>
      <w:hyperlink r:id="rId9">
        <w:r w:rsidRPr="00E00FDF">
          <w:rPr>
            <w:rStyle w:val="Hyperlink"/>
            <w:rFonts w:ascii="Times New Roman" w:hAnsi="Times New Roman" w:cs="Times New Roman"/>
          </w:rPr>
          <w:t>Hotter nests produce smarter young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372–374.</w:t>
      </w:r>
    </w:p>
    <w:p w14:paraId="3FD7858A" w14:textId="77777777" w:rsidR="001F71F2" w:rsidRPr="00E00FDF" w:rsidRDefault="005861BF">
      <w:pPr>
        <w:pStyle w:val="Bibliography"/>
        <w:rPr>
          <w:rFonts w:ascii="Times New Roman" w:hAnsi="Times New Roman" w:cs="Times New Roman"/>
        </w:rPr>
      </w:pPr>
      <w:bookmarkStart w:id="51" w:name="ref-amiel_egg_2014"/>
      <w:bookmarkEnd w:id="50"/>
      <w:r w:rsidRPr="00E00FDF">
        <w:rPr>
          <w:rFonts w:ascii="Times New Roman" w:hAnsi="Times New Roman" w:cs="Times New Roman"/>
          <w:b/>
          <w:bCs/>
        </w:rPr>
        <w:t>Amiel, J. J., Lindström, T. and Shine, R.</w:t>
      </w:r>
      <w:r w:rsidRPr="00E00FDF">
        <w:rPr>
          <w:rFonts w:ascii="Times New Roman" w:hAnsi="Times New Roman" w:cs="Times New Roman"/>
        </w:rPr>
        <w:t xml:space="preserve"> (2014). </w:t>
      </w:r>
      <w:hyperlink r:id="rId10">
        <w:r w:rsidRPr="00E00FDF">
          <w:rPr>
            <w:rStyle w:val="Hyperlink"/>
            <w:rFonts w:ascii="Times New Roman" w:hAnsi="Times New Roman" w:cs="Times New Roman"/>
          </w:rPr>
          <w:t>Egg incubation effects generate positive correlations between size, speed and learning ability in young lizards</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17</w:t>
      </w:r>
      <w:r w:rsidRPr="00E00FDF">
        <w:rPr>
          <w:rFonts w:ascii="Times New Roman" w:hAnsi="Times New Roman" w:cs="Times New Roman"/>
        </w:rPr>
        <w:t>, 337–347.</w:t>
      </w:r>
    </w:p>
    <w:p w14:paraId="3FD7858B" w14:textId="77777777" w:rsidR="001F71F2" w:rsidRPr="00E00FDF" w:rsidRDefault="005861BF">
      <w:pPr>
        <w:pStyle w:val="Bibliography"/>
        <w:rPr>
          <w:rFonts w:ascii="Times New Roman" w:hAnsi="Times New Roman" w:cs="Times New Roman"/>
        </w:rPr>
      </w:pPr>
      <w:bookmarkStart w:id="52" w:name="ref-amiel_effects_2017"/>
      <w:bookmarkEnd w:id="51"/>
      <w:r w:rsidRPr="00E00FDF">
        <w:rPr>
          <w:rFonts w:ascii="Times New Roman" w:hAnsi="Times New Roman" w:cs="Times New Roman"/>
          <w:b/>
          <w:bCs/>
        </w:rPr>
        <w:t>Amiel, J. J., Bao, S. and Shine, R.</w:t>
      </w:r>
      <w:r w:rsidRPr="00E00FDF">
        <w:rPr>
          <w:rFonts w:ascii="Times New Roman" w:hAnsi="Times New Roman" w:cs="Times New Roman"/>
        </w:rPr>
        <w:t xml:space="preserve"> (2017). </w:t>
      </w:r>
      <w:hyperlink r:id="rId11">
        <w:r w:rsidRPr="00E00FDF">
          <w:rPr>
            <w:rStyle w:val="Hyperlink"/>
            <w:rFonts w:ascii="Times New Roman" w:hAnsi="Times New Roman" w:cs="Times New Roman"/>
          </w:rPr>
          <w:t>The effects of incubation temperature on the development of the cortical forebrain in a lizard</w:t>
        </w:r>
      </w:hyperlink>
      <w:r w:rsidRPr="00E00FDF">
        <w:rPr>
          <w:rFonts w:ascii="Times New Roman" w:hAnsi="Times New Roman" w:cs="Times New Roman"/>
        </w:rPr>
        <w:t xml:space="preserve">. </w:t>
      </w:r>
      <w:r w:rsidRPr="00E00FDF">
        <w:rPr>
          <w:rFonts w:ascii="Times New Roman" w:hAnsi="Times New Roman" w:cs="Times New Roman"/>
          <w:i/>
          <w:iCs/>
        </w:rPr>
        <w:t>Animal Cognition</w:t>
      </w:r>
      <w:r w:rsidRPr="00E00FDF">
        <w:rPr>
          <w:rFonts w:ascii="Times New Roman" w:hAnsi="Times New Roman" w:cs="Times New Roman"/>
        </w:rPr>
        <w:t xml:space="preserve"> </w:t>
      </w:r>
      <w:r w:rsidRPr="00E00FDF">
        <w:rPr>
          <w:rFonts w:ascii="Times New Roman" w:hAnsi="Times New Roman" w:cs="Times New Roman"/>
          <w:b/>
          <w:bCs/>
        </w:rPr>
        <w:t>20</w:t>
      </w:r>
      <w:r w:rsidRPr="00E00FDF">
        <w:rPr>
          <w:rFonts w:ascii="Times New Roman" w:hAnsi="Times New Roman" w:cs="Times New Roman"/>
        </w:rPr>
        <w:t>, 117–125.</w:t>
      </w:r>
    </w:p>
    <w:p w14:paraId="3FD7858C" w14:textId="77777777" w:rsidR="001F71F2" w:rsidRPr="00E00FDF" w:rsidRDefault="005861BF">
      <w:pPr>
        <w:pStyle w:val="Bibliography"/>
        <w:rPr>
          <w:rFonts w:ascii="Times New Roman" w:hAnsi="Times New Roman" w:cs="Times New Roman"/>
        </w:rPr>
      </w:pPr>
      <w:bookmarkStart w:id="53" w:name="ref-buchanan_condition_2013"/>
      <w:bookmarkEnd w:id="52"/>
      <w:r w:rsidRPr="00E00FDF">
        <w:rPr>
          <w:rFonts w:ascii="Times New Roman" w:hAnsi="Times New Roman" w:cs="Times New Roman"/>
          <w:b/>
          <w:bCs/>
        </w:rPr>
        <w:t>Buchanan, K. L., Grindstaff, J. L. and Pravosudov, V. V.</w:t>
      </w:r>
      <w:r w:rsidRPr="00E00FDF">
        <w:rPr>
          <w:rFonts w:ascii="Times New Roman" w:hAnsi="Times New Roman" w:cs="Times New Roman"/>
        </w:rPr>
        <w:t xml:space="preserve"> (2013). </w:t>
      </w:r>
      <w:hyperlink r:id="rId12">
        <w:r w:rsidRPr="00E00FDF">
          <w:rPr>
            <w:rStyle w:val="Hyperlink"/>
            <w:rFonts w:ascii="Times New Roman" w:hAnsi="Times New Roman" w:cs="Times New Roman"/>
          </w:rPr>
          <w:t>Condition dependence, developmental plasticity, and cognition: Implications for ecology and evolution</w:t>
        </w:r>
      </w:hyperlink>
      <w:r w:rsidRPr="00E00FDF">
        <w:rPr>
          <w:rFonts w:ascii="Times New Roman" w:hAnsi="Times New Roman" w:cs="Times New Roman"/>
        </w:rPr>
        <w:t xml:space="preserve">. </w:t>
      </w:r>
      <w:r w:rsidRPr="00E00FDF">
        <w:rPr>
          <w:rFonts w:ascii="Times New Roman" w:hAnsi="Times New Roman" w:cs="Times New Roman"/>
          <w:i/>
          <w:iCs/>
        </w:rPr>
        <w:t>Trends in Ecology &amp; Evolution</w:t>
      </w:r>
      <w:r w:rsidRPr="00E00FDF">
        <w:rPr>
          <w:rFonts w:ascii="Times New Roman" w:hAnsi="Times New Roman" w:cs="Times New Roman"/>
        </w:rPr>
        <w:t xml:space="preserve"> </w:t>
      </w:r>
      <w:r w:rsidRPr="00E00FDF">
        <w:rPr>
          <w:rFonts w:ascii="Times New Roman" w:hAnsi="Times New Roman" w:cs="Times New Roman"/>
          <w:b/>
          <w:bCs/>
        </w:rPr>
        <w:t>28</w:t>
      </w:r>
      <w:r w:rsidRPr="00E00FDF">
        <w:rPr>
          <w:rFonts w:ascii="Times New Roman" w:hAnsi="Times New Roman" w:cs="Times New Roman"/>
        </w:rPr>
        <w:t>, 290–296.</w:t>
      </w:r>
    </w:p>
    <w:p w14:paraId="3FD7858D" w14:textId="77777777" w:rsidR="001F71F2" w:rsidRPr="00E00FDF" w:rsidRDefault="005861BF">
      <w:pPr>
        <w:pStyle w:val="Bibliography"/>
        <w:rPr>
          <w:rFonts w:ascii="Times New Roman" w:hAnsi="Times New Roman" w:cs="Times New Roman"/>
        </w:rPr>
      </w:pPr>
      <w:bookmarkStart w:id="54" w:name="ref-burkner2017brms"/>
      <w:bookmarkEnd w:id="53"/>
      <w:r w:rsidRPr="00E00FDF">
        <w:rPr>
          <w:rFonts w:ascii="Times New Roman" w:hAnsi="Times New Roman" w:cs="Times New Roman"/>
          <w:b/>
          <w:bCs/>
        </w:rPr>
        <w:t>Bürkner, P.-C.</w:t>
      </w:r>
      <w:r w:rsidRPr="00E00FDF">
        <w:rPr>
          <w:rFonts w:ascii="Times New Roman" w:hAnsi="Times New Roman" w:cs="Times New Roman"/>
        </w:rPr>
        <w:t xml:space="preserve"> (2017). Brms: An r package for bayesian multilevel models using stan. </w:t>
      </w:r>
      <w:r w:rsidRPr="00E00FDF">
        <w:rPr>
          <w:rFonts w:ascii="Times New Roman" w:hAnsi="Times New Roman" w:cs="Times New Roman"/>
          <w:i/>
          <w:iCs/>
        </w:rPr>
        <w:t>Journal of statistical software</w:t>
      </w:r>
      <w:r w:rsidRPr="00E00FDF">
        <w:rPr>
          <w:rFonts w:ascii="Times New Roman" w:hAnsi="Times New Roman" w:cs="Times New Roman"/>
        </w:rPr>
        <w:t xml:space="preserve"> </w:t>
      </w:r>
      <w:r w:rsidRPr="00E00FDF">
        <w:rPr>
          <w:rFonts w:ascii="Times New Roman" w:hAnsi="Times New Roman" w:cs="Times New Roman"/>
          <w:b/>
          <w:bCs/>
        </w:rPr>
        <w:t>80</w:t>
      </w:r>
      <w:r w:rsidRPr="00E00FDF">
        <w:rPr>
          <w:rFonts w:ascii="Times New Roman" w:hAnsi="Times New Roman" w:cs="Times New Roman"/>
        </w:rPr>
        <w:t>, 1–28.</w:t>
      </w:r>
    </w:p>
    <w:p w14:paraId="3FD7858E" w14:textId="77777777" w:rsidR="001F71F2" w:rsidRPr="00E00FDF" w:rsidRDefault="005861BF">
      <w:pPr>
        <w:pStyle w:val="Bibliography"/>
        <w:rPr>
          <w:rFonts w:ascii="Times New Roman" w:hAnsi="Times New Roman" w:cs="Times New Roman"/>
        </w:rPr>
      </w:pPr>
      <w:bookmarkStart w:id="55" w:name="ref-cao2014ampk"/>
      <w:bookmarkEnd w:id="54"/>
      <w:r w:rsidRPr="00E00FDF">
        <w:rPr>
          <w:rFonts w:ascii="Times New Roman" w:hAnsi="Times New Roman" w:cs="Times New Roman"/>
          <w:b/>
          <w:bCs/>
        </w:rPr>
        <w:lastRenderedPageBreak/>
        <w:t>Cao, K., Zheng, A., Xu, J., Li, H., Liu, J., Peng, Y., Long, J., Zou, X., Li, Y., Chen, C., et al.</w:t>
      </w:r>
      <w:r w:rsidRPr="00E00FDF">
        <w:rPr>
          <w:rFonts w:ascii="Times New Roman" w:hAnsi="Times New Roman" w:cs="Times New Roman"/>
        </w:rPr>
        <w:t xml:space="preserve"> (2014). AMPK activation prevents prenatal stress-induced cognitive impairment: Modulation of mitochondrial content and oxidative stress. </w:t>
      </w:r>
      <w:r w:rsidRPr="00E00FDF">
        <w:rPr>
          <w:rFonts w:ascii="Times New Roman" w:hAnsi="Times New Roman" w:cs="Times New Roman"/>
          <w:i/>
          <w:iCs/>
        </w:rPr>
        <w:t>Free Radical Biology and Medicine</w:t>
      </w:r>
      <w:r w:rsidRPr="00E00FDF">
        <w:rPr>
          <w:rFonts w:ascii="Times New Roman" w:hAnsi="Times New Roman" w:cs="Times New Roman"/>
        </w:rPr>
        <w:t xml:space="preserve"> </w:t>
      </w:r>
      <w:r w:rsidRPr="00E00FDF">
        <w:rPr>
          <w:rFonts w:ascii="Times New Roman" w:hAnsi="Times New Roman" w:cs="Times New Roman"/>
          <w:b/>
          <w:bCs/>
        </w:rPr>
        <w:t>75</w:t>
      </w:r>
      <w:r w:rsidRPr="00E00FDF">
        <w:rPr>
          <w:rFonts w:ascii="Times New Roman" w:hAnsi="Times New Roman" w:cs="Times New Roman"/>
        </w:rPr>
        <w:t>, 156–166.</w:t>
      </w:r>
    </w:p>
    <w:p w14:paraId="3FD7858F" w14:textId="77777777" w:rsidR="001F71F2" w:rsidRPr="00E00FDF" w:rsidRDefault="005861BF">
      <w:pPr>
        <w:pStyle w:val="Bibliography"/>
        <w:rPr>
          <w:rFonts w:ascii="Times New Roman" w:hAnsi="Times New Roman" w:cs="Times New Roman"/>
        </w:rPr>
      </w:pPr>
      <w:bookmarkStart w:id="56" w:name="ref-carazo_sex_2014"/>
      <w:bookmarkEnd w:id="55"/>
      <w:r w:rsidRPr="00E00FDF">
        <w:rPr>
          <w:rFonts w:ascii="Times New Roman" w:hAnsi="Times New Roman" w:cs="Times New Roman"/>
          <w:b/>
          <w:bCs/>
        </w:rPr>
        <w:t>Carazo, P., Noble, D. W. A., Chandrasoma, D. and Whiting, M. J.</w:t>
      </w:r>
      <w:r w:rsidRPr="00E00FDF">
        <w:rPr>
          <w:rFonts w:ascii="Times New Roman" w:hAnsi="Times New Roman" w:cs="Times New Roman"/>
        </w:rPr>
        <w:t xml:space="preserve"> (2014). </w:t>
      </w:r>
      <w:hyperlink r:id="rId13">
        <w:r w:rsidRPr="00E00FDF">
          <w:rPr>
            <w:rStyle w:val="Hyperlink"/>
            <w:rFonts w:ascii="Times New Roman" w:hAnsi="Times New Roman" w:cs="Times New Roman"/>
          </w:rPr>
          <w:t>Sex and boldness explain individual differences in spatial learning in a lizard</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281</w:t>
      </w:r>
      <w:r w:rsidRPr="00E00FDF">
        <w:rPr>
          <w:rFonts w:ascii="Times New Roman" w:hAnsi="Times New Roman" w:cs="Times New Roman"/>
        </w:rPr>
        <w:t>, 20133275.</w:t>
      </w:r>
    </w:p>
    <w:p w14:paraId="3FD78590" w14:textId="77777777" w:rsidR="001F71F2" w:rsidRPr="00E00FDF" w:rsidRDefault="005861BF">
      <w:pPr>
        <w:pStyle w:val="Bibliography"/>
        <w:rPr>
          <w:rFonts w:ascii="Times New Roman" w:hAnsi="Times New Roman" w:cs="Times New Roman"/>
        </w:rPr>
      </w:pPr>
      <w:bookmarkStart w:id="57" w:name="ref-casagrande2023mitochondrial"/>
      <w:bookmarkEnd w:id="56"/>
      <w:r w:rsidRPr="00E00FDF">
        <w:rPr>
          <w:rFonts w:ascii="Times New Roman" w:hAnsi="Times New Roman" w:cs="Times New Roman"/>
          <w:b/>
          <w:bCs/>
        </w:rPr>
        <w:t>Casagrande, S., Dzialo, M., Trost, L., Malkoc, K., Sadowska, E. T., Hau, M., Pierce, B., McWilliams, S. and Bauchinger, U.</w:t>
      </w:r>
      <w:r w:rsidRPr="00E00FDF">
        <w:rPr>
          <w:rFonts w:ascii="Times New Roman" w:hAnsi="Times New Roman" w:cs="Times New Roman"/>
        </w:rPr>
        <w:t xml:space="preserve"> (2023). Mitochondrial metabolism in blood more reliably predicts whole-animal energy needs compared to other tissues. </w:t>
      </w:r>
      <w:r w:rsidRPr="00E00FDF">
        <w:rPr>
          <w:rFonts w:ascii="Times New Roman" w:hAnsi="Times New Roman" w:cs="Times New Roman"/>
          <w:i/>
          <w:iCs/>
        </w:rPr>
        <w:t>Iscience</w:t>
      </w:r>
      <w:r w:rsidRPr="00E00FDF">
        <w:rPr>
          <w:rFonts w:ascii="Times New Roman" w:hAnsi="Times New Roman" w:cs="Times New Roman"/>
        </w:rPr>
        <w:t xml:space="preserve"> </w:t>
      </w:r>
      <w:r w:rsidRPr="00E00FDF">
        <w:rPr>
          <w:rFonts w:ascii="Times New Roman" w:hAnsi="Times New Roman" w:cs="Times New Roman"/>
          <w:b/>
          <w:bCs/>
        </w:rPr>
        <w:t>26</w:t>
      </w:r>
      <w:r w:rsidRPr="00E00FDF">
        <w:rPr>
          <w:rFonts w:ascii="Times New Roman" w:hAnsi="Times New Roman" w:cs="Times New Roman"/>
        </w:rPr>
        <w:t>,.</w:t>
      </w:r>
    </w:p>
    <w:p w14:paraId="3FD78591" w14:textId="77777777" w:rsidR="001F71F2" w:rsidRPr="00E00FDF" w:rsidRDefault="005861BF">
      <w:pPr>
        <w:pStyle w:val="Bibliography"/>
        <w:rPr>
          <w:rFonts w:ascii="Times New Roman" w:hAnsi="Times New Roman" w:cs="Times New Roman"/>
        </w:rPr>
      </w:pPr>
      <w:bookmarkStart w:id="58" w:name="ref-cheetham2011embryonic"/>
      <w:bookmarkEnd w:id="57"/>
      <w:r w:rsidRPr="00E00FDF">
        <w:rPr>
          <w:rFonts w:ascii="Times New Roman" w:hAnsi="Times New Roman" w:cs="Times New Roman"/>
          <w:b/>
          <w:bCs/>
        </w:rPr>
        <w:t>Cheetham, E., Doody, J. S., Stewart, B. and Harlow, P.</w:t>
      </w:r>
      <w:r w:rsidRPr="00E00FDF">
        <w:rPr>
          <w:rFonts w:ascii="Times New Roman" w:hAnsi="Times New Roman" w:cs="Times New Roman"/>
        </w:rPr>
        <w:t xml:space="preserve"> (2011). </w:t>
      </w:r>
      <w:hyperlink r:id="rId14">
        <w:r w:rsidRPr="00E00FDF">
          <w:rPr>
            <w:rStyle w:val="Hyperlink"/>
            <w:rFonts w:ascii="Times New Roman" w:hAnsi="Times New Roman" w:cs="Times New Roman"/>
          </w:rPr>
          <w:t>Embryonic mortality as a cost of communal nesting in the delicate skink</w:t>
        </w:r>
      </w:hyperlink>
      <w:r w:rsidRPr="00E00FDF">
        <w:rPr>
          <w:rFonts w:ascii="Times New Roman" w:hAnsi="Times New Roman" w:cs="Times New Roman"/>
        </w:rPr>
        <w:t xml:space="preserve">. </w:t>
      </w:r>
      <w:r w:rsidRPr="00E00FDF">
        <w:rPr>
          <w:rFonts w:ascii="Times New Roman" w:hAnsi="Times New Roman" w:cs="Times New Roman"/>
          <w:i/>
          <w:iCs/>
        </w:rPr>
        <w:t>Journal of Zoology</w:t>
      </w:r>
      <w:r w:rsidRPr="00E00FDF">
        <w:rPr>
          <w:rFonts w:ascii="Times New Roman" w:hAnsi="Times New Roman" w:cs="Times New Roman"/>
        </w:rPr>
        <w:t xml:space="preserve"> </w:t>
      </w:r>
      <w:r w:rsidRPr="00E00FDF">
        <w:rPr>
          <w:rFonts w:ascii="Times New Roman" w:hAnsi="Times New Roman" w:cs="Times New Roman"/>
          <w:b/>
          <w:bCs/>
        </w:rPr>
        <w:t>283</w:t>
      </w:r>
      <w:r w:rsidRPr="00E00FDF">
        <w:rPr>
          <w:rFonts w:ascii="Times New Roman" w:hAnsi="Times New Roman" w:cs="Times New Roman"/>
        </w:rPr>
        <w:t>, 234–242.</w:t>
      </w:r>
    </w:p>
    <w:p w14:paraId="3FD78592" w14:textId="77777777" w:rsidR="001F71F2" w:rsidRPr="00E00FDF" w:rsidRDefault="005861BF">
      <w:pPr>
        <w:pStyle w:val="Bibliography"/>
        <w:rPr>
          <w:rFonts w:ascii="Times New Roman" w:hAnsi="Times New Roman" w:cs="Times New Roman"/>
        </w:rPr>
      </w:pPr>
      <w:bookmarkStart w:id="59" w:name="ref-costantini2011meta"/>
      <w:bookmarkEnd w:id="58"/>
      <w:r w:rsidRPr="00E00FDF">
        <w:rPr>
          <w:rFonts w:ascii="Times New Roman" w:hAnsi="Times New Roman" w:cs="Times New Roman"/>
          <w:b/>
          <w:bCs/>
        </w:rPr>
        <w:t>Costantini, D., Marasco, V. and Møller, A. P.</w:t>
      </w:r>
      <w:r w:rsidRPr="00E00FDF">
        <w:rPr>
          <w:rFonts w:ascii="Times New Roman" w:hAnsi="Times New Roman" w:cs="Times New Roman"/>
        </w:rPr>
        <w:t xml:space="preserve"> (2011). A meta-analysis of glucocorticoids as modulators of oxidative stress in vertebrates. </w:t>
      </w:r>
      <w:r w:rsidRPr="00E00FDF">
        <w:rPr>
          <w:rFonts w:ascii="Times New Roman" w:hAnsi="Times New Roman" w:cs="Times New Roman"/>
          <w:i/>
          <w:iCs/>
        </w:rPr>
        <w:t>Journal of Comparative Physiology B</w:t>
      </w:r>
      <w:r w:rsidRPr="00E00FDF">
        <w:rPr>
          <w:rFonts w:ascii="Times New Roman" w:hAnsi="Times New Roman" w:cs="Times New Roman"/>
        </w:rPr>
        <w:t xml:space="preserve"> </w:t>
      </w:r>
      <w:r w:rsidRPr="00E00FDF">
        <w:rPr>
          <w:rFonts w:ascii="Times New Roman" w:hAnsi="Times New Roman" w:cs="Times New Roman"/>
          <w:b/>
          <w:bCs/>
        </w:rPr>
        <w:t>181</w:t>
      </w:r>
      <w:r w:rsidRPr="00E00FDF">
        <w:rPr>
          <w:rFonts w:ascii="Times New Roman" w:hAnsi="Times New Roman" w:cs="Times New Roman"/>
        </w:rPr>
        <w:t>, 447–456.</w:t>
      </w:r>
    </w:p>
    <w:p w14:paraId="3FD78593" w14:textId="77777777" w:rsidR="001F71F2" w:rsidRPr="00E00FDF" w:rsidRDefault="005861BF">
      <w:pPr>
        <w:pStyle w:val="Bibliography"/>
        <w:rPr>
          <w:rFonts w:ascii="Times New Roman" w:hAnsi="Times New Roman" w:cs="Times New Roman"/>
        </w:rPr>
      </w:pPr>
      <w:bookmarkStart w:id="60" w:name="ref-Crino_2023"/>
      <w:bookmarkEnd w:id="59"/>
      <w:r w:rsidRPr="00E00FDF">
        <w:rPr>
          <w:rFonts w:ascii="Times New Roman" w:hAnsi="Times New Roman" w:cs="Times New Roman"/>
          <w:b/>
          <w:bCs/>
        </w:rPr>
        <w:t>Crino, O. L., Bonduriansky, R., Martin, L. B. and Noble, D. W. A.</w:t>
      </w:r>
      <w:r w:rsidRPr="00E00FDF">
        <w:rPr>
          <w:rFonts w:ascii="Times New Roman" w:hAnsi="Times New Roman" w:cs="Times New Roman"/>
        </w:rPr>
        <w:t xml:space="preserve"> (2023). A conceptual framework for understanding stressinduced physiological and transgenerational effects on population responses to climate change. </w:t>
      </w:r>
      <w:r w:rsidRPr="00E00FDF">
        <w:rPr>
          <w:rFonts w:ascii="Times New Roman" w:hAnsi="Times New Roman" w:cs="Times New Roman"/>
          <w:i/>
          <w:iCs/>
        </w:rPr>
        <w:t>Evolution Letters</w:t>
      </w:r>
      <w:r w:rsidRPr="00E00FDF">
        <w:rPr>
          <w:rFonts w:ascii="Times New Roman" w:hAnsi="Times New Roman" w:cs="Times New Roman"/>
        </w:rPr>
        <w:t>.</w:t>
      </w:r>
    </w:p>
    <w:p w14:paraId="3FD78594" w14:textId="77777777" w:rsidR="001F71F2" w:rsidRPr="00E00FDF" w:rsidRDefault="005861BF">
      <w:pPr>
        <w:pStyle w:val="Bibliography"/>
        <w:rPr>
          <w:rFonts w:ascii="Times New Roman" w:hAnsi="Times New Roman" w:cs="Times New Roman"/>
        </w:rPr>
      </w:pPr>
      <w:bookmarkStart w:id="61" w:name="ref-crino2024eggs"/>
      <w:bookmarkEnd w:id="60"/>
      <w:r w:rsidRPr="00E00FDF">
        <w:rPr>
          <w:rFonts w:ascii="Times New Roman" w:hAnsi="Times New Roman" w:cs="Times New Roman"/>
          <w:b/>
          <w:bCs/>
        </w:rPr>
        <w:t>Crino, O. L., Wild, K. H., Friesen, C. R., Leibold, D., Laven, N., Peardon, A. Y., Recio, P., Salin, K. and Noble, D. W.</w:t>
      </w:r>
      <w:r w:rsidRPr="00E00FDF">
        <w:rPr>
          <w:rFonts w:ascii="Times New Roman" w:hAnsi="Times New Roman" w:cs="Times New Roman"/>
        </w:rPr>
        <w:t xml:space="preserve"> (2024). From eggs to adulthood: Sustained effects of early developmental temperature and corticosterone exposure on physiology and body size in an australian lizard.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227</w:t>
      </w:r>
      <w:r w:rsidRPr="00E00FDF">
        <w:rPr>
          <w:rFonts w:ascii="Times New Roman" w:hAnsi="Times New Roman" w:cs="Times New Roman"/>
        </w:rPr>
        <w:t>,.</w:t>
      </w:r>
    </w:p>
    <w:p w14:paraId="3FD78595" w14:textId="77777777" w:rsidR="001F71F2" w:rsidRPr="00E00FDF" w:rsidRDefault="005861BF">
      <w:pPr>
        <w:pStyle w:val="Bibliography"/>
        <w:rPr>
          <w:rFonts w:ascii="Times New Roman" w:hAnsi="Times New Roman" w:cs="Times New Roman"/>
        </w:rPr>
      </w:pPr>
      <w:bookmarkStart w:id="62" w:name="ref-dayananda_incubation_2017"/>
      <w:bookmarkEnd w:id="61"/>
      <w:r w:rsidRPr="00E00FDF">
        <w:rPr>
          <w:rFonts w:ascii="Times New Roman" w:hAnsi="Times New Roman" w:cs="Times New Roman"/>
          <w:b/>
          <w:bCs/>
        </w:rPr>
        <w:t>Dayananda, B. and Webb, J. K.</w:t>
      </w:r>
      <w:r w:rsidRPr="00E00FDF">
        <w:rPr>
          <w:rFonts w:ascii="Times New Roman" w:hAnsi="Times New Roman" w:cs="Times New Roman"/>
        </w:rPr>
        <w:t xml:space="preserve"> (2017). </w:t>
      </w:r>
      <w:hyperlink r:id="rId15">
        <w:r w:rsidRPr="00E00FDF">
          <w:rPr>
            <w:rStyle w:val="Hyperlink"/>
            <w:rFonts w:ascii="Times New Roman" w:hAnsi="Times New Roman" w:cs="Times New Roman"/>
          </w:rPr>
          <w:t>Incubation under climate warming affects learning ability and survival in hatchling lizards</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13</w:t>
      </w:r>
      <w:r w:rsidRPr="00E00FDF">
        <w:rPr>
          <w:rFonts w:ascii="Times New Roman" w:hAnsi="Times New Roman" w:cs="Times New Roman"/>
        </w:rPr>
        <w:t>, 20170002.</w:t>
      </w:r>
    </w:p>
    <w:p w14:paraId="3FD78596" w14:textId="77777777" w:rsidR="001F71F2" w:rsidRPr="00E00FDF" w:rsidRDefault="005861BF">
      <w:pPr>
        <w:pStyle w:val="Bibliography"/>
        <w:rPr>
          <w:rFonts w:ascii="Times New Roman" w:hAnsi="Times New Roman" w:cs="Times New Roman"/>
        </w:rPr>
      </w:pPr>
      <w:bookmarkStart w:id="63" w:name="ref-du_dynamic_2009"/>
      <w:bookmarkEnd w:id="62"/>
      <w:r w:rsidRPr="00E00FDF">
        <w:rPr>
          <w:rFonts w:ascii="Times New Roman" w:hAnsi="Times New Roman" w:cs="Times New Roman"/>
          <w:b/>
          <w:bCs/>
        </w:rPr>
        <w:t>Du, J., Wang, Y., Hunter, R., Wei, Y., Blumenthal, R., Falke, C., Khairova, R., Zhou, R., Yuan, P., Machado-Vieira, R., et al.</w:t>
      </w:r>
      <w:r w:rsidRPr="00E00FDF">
        <w:rPr>
          <w:rFonts w:ascii="Times New Roman" w:hAnsi="Times New Roman" w:cs="Times New Roman"/>
        </w:rPr>
        <w:t xml:space="preserve"> (2009). </w:t>
      </w:r>
      <w:hyperlink r:id="rId16">
        <w:r w:rsidRPr="00E00FDF">
          <w:rPr>
            <w:rStyle w:val="Hyperlink"/>
            <w:rFonts w:ascii="Times New Roman" w:hAnsi="Times New Roman" w:cs="Times New Roman"/>
          </w:rPr>
          <w:t>Dynamic regulation of mitochondrial function by glucocorticoids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106</w:t>
      </w:r>
      <w:r w:rsidRPr="00E00FDF">
        <w:rPr>
          <w:rFonts w:ascii="Times New Roman" w:hAnsi="Times New Roman" w:cs="Times New Roman"/>
        </w:rPr>
        <w:t>, 3543–3548.</w:t>
      </w:r>
    </w:p>
    <w:p w14:paraId="3FD78597" w14:textId="77777777" w:rsidR="001F71F2" w:rsidRPr="00E00FDF" w:rsidRDefault="005861BF">
      <w:pPr>
        <w:pStyle w:val="Bibliography"/>
        <w:rPr>
          <w:rFonts w:ascii="Times New Roman" w:hAnsi="Times New Roman" w:cs="Times New Roman"/>
        </w:rPr>
      </w:pPr>
      <w:bookmarkStart w:id="64" w:name="ref-dukas_evolutionary_2004"/>
      <w:bookmarkEnd w:id="63"/>
      <w:r w:rsidRPr="00E00FDF">
        <w:rPr>
          <w:rFonts w:ascii="Times New Roman" w:hAnsi="Times New Roman" w:cs="Times New Roman"/>
          <w:b/>
          <w:bCs/>
        </w:rPr>
        <w:t>Dukas, R.</w:t>
      </w:r>
      <w:r w:rsidRPr="00E00FDF">
        <w:rPr>
          <w:rFonts w:ascii="Times New Roman" w:hAnsi="Times New Roman" w:cs="Times New Roman"/>
        </w:rPr>
        <w:t xml:space="preserve"> (2004). </w:t>
      </w:r>
      <w:hyperlink r:id="rId17">
        <w:r w:rsidRPr="00E00FDF">
          <w:rPr>
            <w:rStyle w:val="Hyperlink"/>
            <w:rFonts w:ascii="Times New Roman" w:hAnsi="Times New Roman" w:cs="Times New Roman"/>
          </w:rPr>
          <w:t>Evolutionary Biology of Animal Cognition</w:t>
        </w:r>
      </w:hyperlink>
      <w:r w:rsidRPr="00E00FDF">
        <w:rPr>
          <w:rFonts w:ascii="Times New Roman" w:hAnsi="Times New Roman" w:cs="Times New Roman"/>
        </w:rPr>
        <w:t xml:space="preserve">. </w:t>
      </w:r>
      <w:r w:rsidRPr="00E00FDF">
        <w:rPr>
          <w:rFonts w:ascii="Times New Roman" w:hAnsi="Times New Roman" w:cs="Times New Roman"/>
          <w:i/>
          <w:iCs/>
        </w:rPr>
        <w:t>Annual Review of Ecology, Evolution, and Systematics</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347–374.</w:t>
      </w:r>
    </w:p>
    <w:p w14:paraId="3FD78598" w14:textId="77777777" w:rsidR="001F71F2" w:rsidRPr="00E00FDF" w:rsidRDefault="005861BF">
      <w:pPr>
        <w:pStyle w:val="Bibliography"/>
        <w:rPr>
          <w:rFonts w:ascii="Times New Roman" w:hAnsi="Times New Roman" w:cs="Times New Roman"/>
        </w:rPr>
      </w:pPr>
      <w:bookmarkStart w:id="65" w:name="ref-finkel_oxidants_2000"/>
      <w:bookmarkEnd w:id="64"/>
      <w:r w:rsidRPr="00E00FDF">
        <w:rPr>
          <w:rFonts w:ascii="Times New Roman" w:hAnsi="Times New Roman" w:cs="Times New Roman"/>
          <w:b/>
          <w:bCs/>
        </w:rPr>
        <w:t>Finkel, T. and Holbrook, N. J.</w:t>
      </w:r>
      <w:r w:rsidRPr="00E00FDF">
        <w:rPr>
          <w:rFonts w:ascii="Times New Roman" w:hAnsi="Times New Roman" w:cs="Times New Roman"/>
        </w:rPr>
        <w:t xml:space="preserve"> (2000). </w:t>
      </w:r>
      <w:hyperlink r:id="rId18">
        <w:r w:rsidRPr="00E00FDF">
          <w:rPr>
            <w:rStyle w:val="Hyperlink"/>
            <w:rFonts w:ascii="Times New Roman" w:hAnsi="Times New Roman" w:cs="Times New Roman"/>
          </w:rPr>
          <w:t>Oxidants, oxidative stress and the biology of ageing</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408</w:t>
      </w:r>
      <w:r w:rsidRPr="00E00FDF">
        <w:rPr>
          <w:rFonts w:ascii="Times New Roman" w:hAnsi="Times New Roman" w:cs="Times New Roman"/>
        </w:rPr>
        <w:t>, 239–247.</w:t>
      </w:r>
    </w:p>
    <w:p w14:paraId="3FD78599" w14:textId="77777777" w:rsidR="001F71F2" w:rsidRPr="00E00FDF" w:rsidRDefault="005861BF">
      <w:pPr>
        <w:pStyle w:val="Bibliography"/>
        <w:rPr>
          <w:rFonts w:ascii="Times New Roman" w:hAnsi="Times New Roman" w:cs="Times New Roman"/>
        </w:rPr>
      </w:pPr>
      <w:bookmarkStart w:id="66" w:name="ref-gelman2008scaling"/>
      <w:bookmarkEnd w:id="65"/>
      <w:r w:rsidRPr="00E00FDF">
        <w:rPr>
          <w:rFonts w:ascii="Times New Roman" w:hAnsi="Times New Roman" w:cs="Times New Roman"/>
          <w:b/>
          <w:bCs/>
        </w:rPr>
        <w:t>Gelman, A.</w:t>
      </w:r>
      <w:r w:rsidRPr="00E00FDF">
        <w:rPr>
          <w:rFonts w:ascii="Times New Roman" w:hAnsi="Times New Roman" w:cs="Times New Roman"/>
        </w:rPr>
        <w:t xml:space="preserve"> (2008). Scaling regression inputs by dividing by two standard deviations. </w:t>
      </w:r>
      <w:r w:rsidRPr="00E00FDF">
        <w:rPr>
          <w:rFonts w:ascii="Times New Roman" w:hAnsi="Times New Roman" w:cs="Times New Roman"/>
          <w:i/>
          <w:iCs/>
        </w:rPr>
        <w:t>Statistics in medicine</w:t>
      </w:r>
      <w:r w:rsidRPr="00E00FDF">
        <w:rPr>
          <w:rFonts w:ascii="Times New Roman" w:hAnsi="Times New Roman" w:cs="Times New Roman"/>
        </w:rPr>
        <w:t xml:space="preserve"> </w:t>
      </w:r>
      <w:r w:rsidRPr="00E00FDF">
        <w:rPr>
          <w:rFonts w:ascii="Times New Roman" w:hAnsi="Times New Roman" w:cs="Times New Roman"/>
          <w:b/>
          <w:bCs/>
        </w:rPr>
        <w:t>27</w:t>
      </w:r>
      <w:r w:rsidRPr="00E00FDF">
        <w:rPr>
          <w:rFonts w:ascii="Times New Roman" w:hAnsi="Times New Roman" w:cs="Times New Roman"/>
        </w:rPr>
        <w:t>, 2865–2873.</w:t>
      </w:r>
    </w:p>
    <w:p w14:paraId="3FD7859A" w14:textId="77777777" w:rsidR="001F71F2" w:rsidRPr="00E00FDF" w:rsidRDefault="005861BF">
      <w:pPr>
        <w:pStyle w:val="Bibliography"/>
        <w:rPr>
          <w:rFonts w:ascii="Times New Roman" w:hAnsi="Times New Roman" w:cs="Times New Roman"/>
        </w:rPr>
      </w:pPr>
      <w:bookmarkStart w:id="67" w:name="ref-gong_chronic_2011"/>
      <w:bookmarkEnd w:id="66"/>
      <w:r w:rsidRPr="00E00FDF">
        <w:rPr>
          <w:rFonts w:ascii="Times New Roman" w:hAnsi="Times New Roman" w:cs="Times New Roman"/>
          <w:b/>
          <w:bCs/>
        </w:rPr>
        <w:t>Gong, Y., Chai, Y., Ding, J.-H., Sun, X.-L. and Hu, G.</w:t>
      </w:r>
      <w:r w:rsidRPr="00E00FDF">
        <w:rPr>
          <w:rFonts w:ascii="Times New Roman" w:hAnsi="Times New Roman" w:cs="Times New Roman"/>
        </w:rPr>
        <w:t xml:space="preserve"> (2011). </w:t>
      </w:r>
      <w:hyperlink r:id="rId19">
        <w:r w:rsidRPr="00E00FDF">
          <w:rPr>
            <w:rStyle w:val="Hyperlink"/>
            <w:rFonts w:ascii="Times New Roman" w:hAnsi="Times New Roman" w:cs="Times New Roman"/>
          </w:rPr>
          <w:t>Chronic mild stress damages mitochondrial ultrastructure and function in mouse brain</w:t>
        </w:r>
      </w:hyperlink>
      <w:r w:rsidRPr="00E00FDF">
        <w:rPr>
          <w:rFonts w:ascii="Times New Roman" w:hAnsi="Times New Roman" w:cs="Times New Roman"/>
        </w:rPr>
        <w:t xml:space="preserve">. </w:t>
      </w:r>
      <w:r w:rsidRPr="00E00FDF">
        <w:rPr>
          <w:rFonts w:ascii="Times New Roman" w:hAnsi="Times New Roman" w:cs="Times New Roman"/>
          <w:i/>
          <w:iCs/>
        </w:rPr>
        <w:t>Neuroscience Letters</w:t>
      </w:r>
      <w:r w:rsidRPr="00E00FDF">
        <w:rPr>
          <w:rFonts w:ascii="Times New Roman" w:hAnsi="Times New Roman" w:cs="Times New Roman"/>
        </w:rPr>
        <w:t xml:space="preserve"> </w:t>
      </w:r>
      <w:r w:rsidRPr="00E00FDF">
        <w:rPr>
          <w:rFonts w:ascii="Times New Roman" w:hAnsi="Times New Roman" w:cs="Times New Roman"/>
          <w:b/>
          <w:bCs/>
        </w:rPr>
        <w:t>488</w:t>
      </w:r>
      <w:r w:rsidRPr="00E00FDF">
        <w:rPr>
          <w:rFonts w:ascii="Times New Roman" w:hAnsi="Times New Roman" w:cs="Times New Roman"/>
        </w:rPr>
        <w:t>, 76–80.</w:t>
      </w:r>
    </w:p>
    <w:p w14:paraId="3FD7859B" w14:textId="77777777" w:rsidR="001F71F2" w:rsidRPr="00E00FDF" w:rsidRDefault="005861BF">
      <w:pPr>
        <w:pStyle w:val="Bibliography"/>
        <w:rPr>
          <w:rFonts w:ascii="Times New Roman" w:hAnsi="Times New Roman" w:cs="Times New Roman"/>
        </w:rPr>
      </w:pPr>
      <w:bookmarkStart w:id="68" w:name="ref-hara_presynaptic_2014"/>
      <w:bookmarkEnd w:id="67"/>
      <w:r w:rsidRPr="00E00FDF">
        <w:rPr>
          <w:rFonts w:ascii="Times New Roman" w:hAnsi="Times New Roman" w:cs="Times New Roman"/>
          <w:b/>
          <w:bCs/>
        </w:rPr>
        <w:t>Hara, Y., Yuk, F., Puri, R., Janssen, W. G. M., Rapp, P. R. and Morrison, J. H.</w:t>
      </w:r>
      <w:r w:rsidRPr="00E00FDF">
        <w:rPr>
          <w:rFonts w:ascii="Times New Roman" w:hAnsi="Times New Roman" w:cs="Times New Roman"/>
        </w:rPr>
        <w:t xml:space="preserve"> (2014). </w:t>
      </w:r>
      <w:hyperlink r:id="rId20">
        <w:r w:rsidRPr="00E00FDF">
          <w:rPr>
            <w:rStyle w:val="Hyperlink"/>
            <w:rFonts w:ascii="Times New Roman" w:hAnsi="Times New Roman" w:cs="Times New Roman"/>
          </w:rPr>
          <w:t xml:space="preserve">Presynaptic mitochondrial morphology in monkey prefrontal cortex correlates with working </w:t>
        </w:r>
        <w:r w:rsidRPr="00E00FDF">
          <w:rPr>
            <w:rStyle w:val="Hyperlink"/>
            <w:rFonts w:ascii="Times New Roman" w:hAnsi="Times New Roman" w:cs="Times New Roman"/>
          </w:rPr>
          <w:lastRenderedPageBreak/>
          <w:t>memory and is improved with estrogen treatment</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486–491.</w:t>
      </w:r>
    </w:p>
    <w:p w14:paraId="3FD7859C" w14:textId="77777777" w:rsidR="001F71F2" w:rsidRPr="00E00FDF" w:rsidRDefault="005861BF">
      <w:pPr>
        <w:pStyle w:val="Bibliography"/>
        <w:rPr>
          <w:rFonts w:ascii="Times New Roman" w:hAnsi="Times New Roman" w:cs="Times New Roman"/>
        </w:rPr>
      </w:pPr>
      <w:bookmarkStart w:id="69" w:name="ref-haussmann_embryonic_2012"/>
      <w:bookmarkEnd w:id="68"/>
      <w:r w:rsidRPr="00E00FDF">
        <w:rPr>
          <w:rFonts w:ascii="Times New Roman" w:hAnsi="Times New Roman" w:cs="Times New Roman"/>
          <w:b/>
          <w:bCs/>
        </w:rPr>
        <w:t>Haussmann, M. F., Longenecker, A. S., Marchetto, N. M., Juliano, S. A. and Bowden, R. M.</w:t>
      </w:r>
      <w:r w:rsidRPr="00E00FDF">
        <w:rPr>
          <w:rFonts w:ascii="Times New Roman" w:hAnsi="Times New Roman" w:cs="Times New Roman"/>
        </w:rPr>
        <w:t xml:space="preserve"> (2012). </w:t>
      </w:r>
      <w:hyperlink r:id="rId21">
        <w:r w:rsidRPr="00E00FDF">
          <w:rPr>
            <w:rStyle w:val="Hyperlink"/>
            <w:rFonts w:ascii="Times New Roman" w:hAnsi="Times New Roman" w:cs="Times New Roman"/>
          </w:rPr>
          <w:t>Embryonic exposure to corticosterone modifies the juvenile stress response, oxidative stress and telomere length</w:t>
        </w:r>
      </w:hyperlink>
      <w:r w:rsidRPr="00E00FDF">
        <w:rPr>
          <w:rFonts w:ascii="Times New Roman" w:hAnsi="Times New Roman" w:cs="Times New Roman"/>
        </w:rPr>
        <w:t xml:space="preserve">. </w:t>
      </w:r>
      <w:r w:rsidRPr="00E00FDF">
        <w:rPr>
          <w:rFonts w:ascii="Times New Roman" w:hAnsi="Times New Roman" w:cs="Times New Roman"/>
          <w:i/>
          <w:iCs/>
        </w:rPr>
        <w:t>Proceedings of the Royal Society B: Biological Sciences</w:t>
      </w:r>
      <w:r w:rsidRPr="00E00FDF">
        <w:rPr>
          <w:rFonts w:ascii="Times New Roman" w:hAnsi="Times New Roman" w:cs="Times New Roman"/>
        </w:rPr>
        <w:t xml:space="preserve"> </w:t>
      </w:r>
      <w:r w:rsidRPr="00E00FDF">
        <w:rPr>
          <w:rFonts w:ascii="Times New Roman" w:hAnsi="Times New Roman" w:cs="Times New Roman"/>
          <w:b/>
          <w:bCs/>
        </w:rPr>
        <w:t>279</w:t>
      </w:r>
      <w:r w:rsidRPr="00E00FDF">
        <w:rPr>
          <w:rFonts w:ascii="Times New Roman" w:hAnsi="Times New Roman" w:cs="Times New Roman"/>
        </w:rPr>
        <w:t>, 1447–1456.</w:t>
      </w:r>
    </w:p>
    <w:p w14:paraId="3FD7859D" w14:textId="77777777" w:rsidR="001F71F2" w:rsidRPr="00E00FDF" w:rsidRDefault="005861BF">
      <w:pPr>
        <w:pStyle w:val="Bibliography"/>
        <w:rPr>
          <w:rFonts w:ascii="Times New Roman" w:hAnsi="Times New Roman" w:cs="Times New Roman"/>
        </w:rPr>
      </w:pPr>
      <w:bookmarkStart w:id="70" w:name="ref-hoffmann_mitochondrion_2018"/>
      <w:bookmarkEnd w:id="69"/>
      <w:r w:rsidRPr="00E00FDF">
        <w:rPr>
          <w:rFonts w:ascii="Times New Roman" w:hAnsi="Times New Roman" w:cs="Times New Roman"/>
          <w:b/>
          <w:bCs/>
        </w:rPr>
        <w:t>Hoffmann, A. and Spengler, D.</w:t>
      </w:r>
      <w:r w:rsidRPr="00E00FDF">
        <w:rPr>
          <w:rFonts w:ascii="Times New Roman" w:hAnsi="Times New Roman" w:cs="Times New Roman"/>
        </w:rPr>
        <w:t xml:space="preserve"> (2018). </w:t>
      </w:r>
      <w:hyperlink r:id="rId22">
        <w:r w:rsidRPr="00E00FDF">
          <w:rPr>
            <w:rStyle w:val="Hyperlink"/>
            <w:rFonts w:ascii="Times New Roman" w:hAnsi="Times New Roman" w:cs="Times New Roman"/>
          </w:rPr>
          <w:t>The Mitochondrion as Potential Interface in Early-Life Stress Brain Programming</w:t>
        </w:r>
      </w:hyperlink>
      <w:r w:rsidRPr="00E00FDF">
        <w:rPr>
          <w:rFonts w:ascii="Times New Roman" w:hAnsi="Times New Roman" w:cs="Times New Roman"/>
        </w:rPr>
        <w:t xml:space="preserve">. </w:t>
      </w:r>
      <w:r w:rsidRPr="00E00FDF">
        <w:rPr>
          <w:rFonts w:ascii="Times New Roman" w:hAnsi="Times New Roman" w:cs="Times New Roman"/>
          <w:i/>
          <w:iCs/>
        </w:rPr>
        <w:t>Frontiers in Behavioral Neuroscience</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306.</w:t>
      </w:r>
    </w:p>
    <w:p w14:paraId="3FD7859E" w14:textId="77777777" w:rsidR="001F71F2" w:rsidRPr="00E00FDF" w:rsidRDefault="005861BF">
      <w:pPr>
        <w:pStyle w:val="Bibliography"/>
        <w:rPr>
          <w:rFonts w:ascii="Times New Roman" w:hAnsi="Times New Roman" w:cs="Times New Roman"/>
        </w:rPr>
      </w:pPr>
      <w:bookmarkStart w:id="71" w:name="ref-kline2005principles"/>
      <w:bookmarkEnd w:id="70"/>
      <w:r w:rsidRPr="00E00FDF">
        <w:rPr>
          <w:rFonts w:ascii="Times New Roman" w:hAnsi="Times New Roman" w:cs="Times New Roman"/>
          <w:b/>
          <w:bCs/>
        </w:rPr>
        <w:t>Kline, R. B.</w:t>
      </w:r>
      <w:r w:rsidRPr="00E00FDF">
        <w:rPr>
          <w:rFonts w:ascii="Times New Roman" w:hAnsi="Times New Roman" w:cs="Times New Roman"/>
        </w:rPr>
        <w:t xml:space="preserve"> (2005). Principles and practice of structural equation modeling 2nd ed. </w:t>
      </w:r>
      <w:r w:rsidRPr="00E00FDF">
        <w:rPr>
          <w:rFonts w:ascii="Times New Roman" w:hAnsi="Times New Roman" w:cs="Times New Roman"/>
          <w:i/>
          <w:iCs/>
        </w:rPr>
        <w:t>New York: Guilford</w:t>
      </w:r>
      <w:r w:rsidRPr="00E00FDF">
        <w:rPr>
          <w:rFonts w:ascii="Times New Roman" w:hAnsi="Times New Roman" w:cs="Times New Roman"/>
        </w:rPr>
        <w:t xml:space="preserve"> </w:t>
      </w:r>
      <w:r w:rsidRPr="00E00FDF">
        <w:rPr>
          <w:rFonts w:ascii="Times New Roman" w:hAnsi="Times New Roman" w:cs="Times New Roman"/>
          <w:b/>
          <w:bCs/>
        </w:rPr>
        <w:t>3</w:t>
      </w:r>
      <w:r w:rsidRPr="00E00FDF">
        <w:rPr>
          <w:rFonts w:ascii="Times New Roman" w:hAnsi="Times New Roman" w:cs="Times New Roman"/>
        </w:rPr>
        <w:t>,.</w:t>
      </w:r>
    </w:p>
    <w:p w14:paraId="3FD7859F" w14:textId="77777777" w:rsidR="001F71F2" w:rsidRPr="00E00FDF" w:rsidRDefault="005861BF">
      <w:pPr>
        <w:pStyle w:val="Bibliography"/>
        <w:rPr>
          <w:rFonts w:ascii="Times New Roman" w:hAnsi="Times New Roman" w:cs="Times New Roman"/>
        </w:rPr>
      </w:pPr>
      <w:bookmarkStart w:id="72" w:name="ref-leal_behavioural_2012"/>
      <w:bookmarkEnd w:id="71"/>
      <w:r w:rsidRPr="00E00FDF">
        <w:rPr>
          <w:rFonts w:ascii="Times New Roman" w:hAnsi="Times New Roman" w:cs="Times New Roman"/>
          <w:b/>
          <w:bCs/>
        </w:rPr>
        <w:t>Leal, M. and Powell, B. J.</w:t>
      </w:r>
      <w:r w:rsidRPr="00E00FDF">
        <w:rPr>
          <w:rFonts w:ascii="Times New Roman" w:hAnsi="Times New Roman" w:cs="Times New Roman"/>
        </w:rPr>
        <w:t xml:space="preserve"> (2012). </w:t>
      </w:r>
      <w:hyperlink r:id="rId23">
        <w:r w:rsidRPr="00E00FDF">
          <w:rPr>
            <w:rStyle w:val="Hyperlink"/>
            <w:rFonts w:ascii="Times New Roman" w:hAnsi="Times New Roman" w:cs="Times New Roman"/>
          </w:rPr>
          <w:t>Behavioural flexibility and problem-solving in a tropical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28–30.</w:t>
      </w:r>
    </w:p>
    <w:p w14:paraId="3FD785A0" w14:textId="77777777" w:rsidR="001F71F2" w:rsidRPr="00E00FDF" w:rsidRDefault="005861BF">
      <w:pPr>
        <w:pStyle w:val="Bibliography"/>
        <w:rPr>
          <w:rFonts w:ascii="Times New Roman" w:hAnsi="Times New Roman" w:cs="Times New Roman"/>
        </w:rPr>
      </w:pPr>
      <w:bookmarkStart w:id="73" w:name="ref-lefebvre_taxonomic_2011"/>
      <w:bookmarkEnd w:id="72"/>
      <w:r w:rsidRPr="00E00FDF">
        <w:rPr>
          <w:rFonts w:ascii="Times New Roman" w:hAnsi="Times New Roman" w:cs="Times New Roman"/>
          <w:b/>
          <w:bCs/>
        </w:rPr>
        <w:t>Lefebvre, L.</w:t>
      </w:r>
      <w:r w:rsidRPr="00E00FDF">
        <w:rPr>
          <w:rFonts w:ascii="Times New Roman" w:hAnsi="Times New Roman" w:cs="Times New Roman"/>
        </w:rPr>
        <w:t xml:space="preserve"> (2011). </w:t>
      </w:r>
      <w:hyperlink r:id="rId24">
        <w:r w:rsidRPr="00E00FDF">
          <w:rPr>
            <w:rStyle w:val="Hyperlink"/>
            <w:rFonts w:ascii="Times New Roman" w:hAnsi="Times New Roman" w:cs="Times New Roman"/>
          </w:rPr>
          <w:t>Taxonomic counts of cognition in the wild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7</w:t>
      </w:r>
      <w:r w:rsidRPr="00E00FDF">
        <w:rPr>
          <w:rFonts w:ascii="Times New Roman" w:hAnsi="Times New Roman" w:cs="Times New Roman"/>
        </w:rPr>
        <w:t>, 631–633.</w:t>
      </w:r>
    </w:p>
    <w:p w14:paraId="3FD785A1" w14:textId="77777777" w:rsidR="001F71F2" w:rsidRPr="00E00FDF" w:rsidRDefault="005861BF">
      <w:pPr>
        <w:pStyle w:val="Bibliography"/>
        <w:rPr>
          <w:rFonts w:ascii="Times New Roman" w:hAnsi="Times New Roman" w:cs="Times New Roman"/>
        </w:rPr>
      </w:pPr>
      <w:bookmarkStart w:id="74" w:name="ref-lemaire_prenatal_2000"/>
      <w:bookmarkEnd w:id="73"/>
      <w:r w:rsidRPr="00E00FDF">
        <w:rPr>
          <w:rFonts w:ascii="Times New Roman" w:hAnsi="Times New Roman" w:cs="Times New Roman"/>
          <w:b/>
          <w:bCs/>
        </w:rPr>
        <w:t>Lemaire, V., Koehl, M., Le Moal, M. and Abrous, D. N.</w:t>
      </w:r>
      <w:r w:rsidRPr="00E00FDF">
        <w:rPr>
          <w:rFonts w:ascii="Times New Roman" w:hAnsi="Times New Roman" w:cs="Times New Roman"/>
        </w:rPr>
        <w:t xml:space="preserve"> (2000). </w:t>
      </w:r>
      <w:hyperlink r:id="rId25">
        <w:r w:rsidRPr="00E00FDF">
          <w:rPr>
            <w:rStyle w:val="Hyperlink"/>
            <w:rFonts w:ascii="Times New Roman" w:hAnsi="Times New Roman" w:cs="Times New Roman"/>
          </w:rPr>
          <w:t>Prenatal stress produces learning deficits associated with an inhibition of neurogenesis in the hippocampus</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11032–11037.</w:t>
      </w:r>
    </w:p>
    <w:p w14:paraId="3FD785A2" w14:textId="77777777" w:rsidR="001F71F2" w:rsidRPr="00E00FDF" w:rsidRDefault="005861BF">
      <w:pPr>
        <w:pStyle w:val="Bibliography"/>
        <w:rPr>
          <w:rFonts w:ascii="Times New Roman" w:hAnsi="Times New Roman" w:cs="Times New Roman"/>
        </w:rPr>
      </w:pPr>
      <w:bookmarkStart w:id="75" w:name="ref-mann_coupling_2021"/>
      <w:bookmarkEnd w:id="74"/>
      <w:r w:rsidRPr="00E00FDF">
        <w:rPr>
          <w:rFonts w:ascii="Times New Roman" w:hAnsi="Times New Roman" w:cs="Times New Roman"/>
          <w:b/>
          <w:bCs/>
        </w:rPr>
        <w:t>Mann, K., Deny, S., Ganguli, S. and Clandinin, T. R.</w:t>
      </w:r>
      <w:r w:rsidRPr="00E00FDF">
        <w:rPr>
          <w:rFonts w:ascii="Times New Roman" w:hAnsi="Times New Roman" w:cs="Times New Roman"/>
        </w:rPr>
        <w:t xml:space="preserve"> (2021). </w:t>
      </w:r>
      <w:hyperlink r:id="rId26">
        <w:r w:rsidRPr="00E00FDF">
          <w:rPr>
            <w:rStyle w:val="Hyperlink"/>
            <w:rFonts w:ascii="Times New Roman" w:hAnsi="Times New Roman" w:cs="Times New Roman"/>
          </w:rPr>
          <w:t>Coupling of activity, metabolism and behaviour across the Drosophila brain</w:t>
        </w:r>
      </w:hyperlink>
      <w:r w:rsidRPr="00E00FDF">
        <w:rPr>
          <w:rFonts w:ascii="Times New Roman" w:hAnsi="Times New Roman" w:cs="Times New Roman"/>
        </w:rPr>
        <w:t xml:space="preserve">. </w:t>
      </w:r>
      <w:r w:rsidRPr="00E00FDF">
        <w:rPr>
          <w:rFonts w:ascii="Times New Roman" w:hAnsi="Times New Roman" w:cs="Times New Roman"/>
          <w:i/>
          <w:iCs/>
        </w:rPr>
        <w:t>Nature</w:t>
      </w:r>
      <w:r w:rsidRPr="00E00FDF">
        <w:rPr>
          <w:rFonts w:ascii="Times New Roman" w:hAnsi="Times New Roman" w:cs="Times New Roman"/>
        </w:rPr>
        <w:t xml:space="preserve"> </w:t>
      </w:r>
      <w:r w:rsidRPr="00E00FDF">
        <w:rPr>
          <w:rFonts w:ascii="Times New Roman" w:hAnsi="Times New Roman" w:cs="Times New Roman"/>
          <w:b/>
          <w:bCs/>
        </w:rPr>
        <w:t>593</w:t>
      </w:r>
      <w:r w:rsidRPr="00E00FDF">
        <w:rPr>
          <w:rFonts w:ascii="Times New Roman" w:hAnsi="Times New Roman" w:cs="Times New Roman"/>
        </w:rPr>
        <w:t>, 244–248.</w:t>
      </w:r>
    </w:p>
    <w:p w14:paraId="3FD785A3" w14:textId="77777777" w:rsidR="001F71F2" w:rsidRPr="00E00FDF" w:rsidRDefault="005861BF">
      <w:pPr>
        <w:pStyle w:val="Bibliography"/>
        <w:rPr>
          <w:rFonts w:ascii="Times New Roman" w:hAnsi="Times New Roman" w:cs="Times New Roman"/>
        </w:rPr>
      </w:pPr>
      <w:bookmarkStart w:id="76" w:name="ref-martinez2016tca"/>
      <w:bookmarkEnd w:id="75"/>
      <w:r w:rsidRPr="00E00FDF">
        <w:rPr>
          <w:rFonts w:ascii="Times New Roman" w:hAnsi="Times New Roman" w:cs="Times New Roman"/>
          <w:b/>
          <w:bCs/>
        </w:rPr>
        <w:t>Martı́nez-Reyes, I., Diebold, L. P., Kong, H., Schieber, M., Huang, H., Hensley, C. T., Mehta, M. M., Wang, T., Santos, J. H., Woychik, R., et al.</w:t>
      </w:r>
      <w:r w:rsidRPr="00E00FDF">
        <w:rPr>
          <w:rFonts w:ascii="Times New Roman" w:hAnsi="Times New Roman" w:cs="Times New Roman"/>
        </w:rPr>
        <w:t xml:space="preserve"> (2016). TCA cycle and mitochondrial membrane potential are necessary for diverse biological functions. </w:t>
      </w:r>
      <w:r w:rsidRPr="00E00FDF">
        <w:rPr>
          <w:rFonts w:ascii="Times New Roman" w:hAnsi="Times New Roman" w:cs="Times New Roman"/>
          <w:i/>
          <w:iCs/>
        </w:rPr>
        <w:t>Molecular cell</w:t>
      </w:r>
      <w:r w:rsidRPr="00E00FDF">
        <w:rPr>
          <w:rFonts w:ascii="Times New Roman" w:hAnsi="Times New Roman" w:cs="Times New Roman"/>
        </w:rPr>
        <w:t xml:space="preserve"> </w:t>
      </w:r>
      <w:r w:rsidRPr="00E00FDF">
        <w:rPr>
          <w:rFonts w:ascii="Times New Roman" w:hAnsi="Times New Roman" w:cs="Times New Roman"/>
          <w:b/>
          <w:bCs/>
        </w:rPr>
        <w:t>61</w:t>
      </w:r>
      <w:r w:rsidRPr="00E00FDF">
        <w:rPr>
          <w:rFonts w:ascii="Times New Roman" w:hAnsi="Times New Roman" w:cs="Times New Roman"/>
        </w:rPr>
        <w:t>, 199–209.</w:t>
      </w:r>
    </w:p>
    <w:p w14:paraId="3FD785A4" w14:textId="77777777" w:rsidR="001F71F2" w:rsidRPr="00E00FDF" w:rsidRDefault="005861BF">
      <w:pPr>
        <w:pStyle w:val="Bibliography"/>
        <w:rPr>
          <w:rFonts w:ascii="Times New Roman" w:hAnsi="Times New Roman" w:cs="Times New Roman"/>
        </w:rPr>
      </w:pPr>
      <w:bookmarkStart w:id="77" w:name="ref-mcnay_decreases_2000"/>
      <w:bookmarkEnd w:id="76"/>
      <w:r w:rsidRPr="00E00FDF">
        <w:rPr>
          <w:rFonts w:ascii="Times New Roman" w:hAnsi="Times New Roman" w:cs="Times New Roman"/>
          <w:b/>
          <w:bCs/>
        </w:rPr>
        <w:t>McNay, E. C., Fries, T. M. and Gold, P. E.</w:t>
      </w:r>
      <w:r w:rsidRPr="00E00FDF">
        <w:rPr>
          <w:rFonts w:ascii="Times New Roman" w:hAnsi="Times New Roman" w:cs="Times New Roman"/>
        </w:rPr>
        <w:t xml:space="preserve"> (2000). </w:t>
      </w:r>
      <w:hyperlink r:id="rId27">
        <w:r w:rsidRPr="00E00FDF">
          <w:rPr>
            <w:rStyle w:val="Hyperlink"/>
            <w:rFonts w:ascii="Times New Roman" w:hAnsi="Times New Roman" w:cs="Times New Roman"/>
          </w:rPr>
          <w:t>Decreases in rat extracellular hippocampal glucose concentration associated with cognitive demand during a spatial task</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97</w:t>
      </w:r>
      <w:r w:rsidRPr="00E00FDF">
        <w:rPr>
          <w:rFonts w:ascii="Times New Roman" w:hAnsi="Times New Roman" w:cs="Times New Roman"/>
        </w:rPr>
        <w:t>, 2881–2885.</w:t>
      </w:r>
    </w:p>
    <w:p w14:paraId="3FD785A5" w14:textId="77777777" w:rsidR="001F71F2" w:rsidRPr="00E00FDF" w:rsidRDefault="005861BF">
      <w:pPr>
        <w:pStyle w:val="Bibliography"/>
        <w:rPr>
          <w:rFonts w:ascii="Times New Roman" w:hAnsi="Times New Roman" w:cs="Times New Roman"/>
        </w:rPr>
      </w:pPr>
      <w:bookmarkStart w:id="78" w:name="ref-naumann2015reptilian"/>
      <w:bookmarkEnd w:id="77"/>
      <w:r w:rsidRPr="00E00FDF">
        <w:rPr>
          <w:rFonts w:ascii="Times New Roman" w:hAnsi="Times New Roman" w:cs="Times New Roman"/>
          <w:b/>
          <w:bCs/>
        </w:rPr>
        <w:t>Naumann, R. K., Ondracek, J. M., Reiter, S., Shein-Idelson, M., Tosches, M. A., Yamawaki, T. M. and Laurent, G.</w:t>
      </w:r>
      <w:r w:rsidRPr="00E00FDF">
        <w:rPr>
          <w:rFonts w:ascii="Times New Roman" w:hAnsi="Times New Roman" w:cs="Times New Roman"/>
        </w:rPr>
        <w:t xml:space="preserve"> (2015). The reptilian brain. </w:t>
      </w:r>
      <w:r w:rsidRPr="00E00FDF">
        <w:rPr>
          <w:rFonts w:ascii="Times New Roman" w:hAnsi="Times New Roman" w:cs="Times New Roman"/>
          <w:i/>
          <w:iCs/>
        </w:rPr>
        <w:t>Current Biology</w:t>
      </w:r>
      <w:r w:rsidRPr="00E00FDF">
        <w:rPr>
          <w:rFonts w:ascii="Times New Roman" w:hAnsi="Times New Roman" w:cs="Times New Roman"/>
        </w:rPr>
        <w:t xml:space="preserve"> </w:t>
      </w:r>
      <w:r w:rsidRPr="00E00FDF">
        <w:rPr>
          <w:rFonts w:ascii="Times New Roman" w:hAnsi="Times New Roman" w:cs="Times New Roman"/>
          <w:b/>
          <w:bCs/>
        </w:rPr>
        <w:t>25</w:t>
      </w:r>
      <w:r w:rsidRPr="00E00FDF">
        <w:rPr>
          <w:rFonts w:ascii="Times New Roman" w:hAnsi="Times New Roman" w:cs="Times New Roman"/>
        </w:rPr>
        <w:t>, R317–R321.</w:t>
      </w:r>
    </w:p>
    <w:p w14:paraId="3FD785A6" w14:textId="77777777" w:rsidR="001F71F2" w:rsidRPr="00E00FDF" w:rsidRDefault="005861BF">
      <w:pPr>
        <w:pStyle w:val="Bibliography"/>
        <w:rPr>
          <w:rFonts w:ascii="Times New Roman" w:hAnsi="Times New Roman" w:cs="Times New Roman"/>
        </w:rPr>
      </w:pPr>
      <w:bookmarkStart w:id="79" w:name="ref-noble2021planned"/>
      <w:bookmarkEnd w:id="78"/>
      <w:r w:rsidRPr="00E00FDF">
        <w:rPr>
          <w:rFonts w:ascii="Times New Roman" w:hAnsi="Times New Roman" w:cs="Times New Roman"/>
          <w:b/>
          <w:bCs/>
        </w:rPr>
        <w:t>Noble, D. W. and Nakagawa, S.</w:t>
      </w:r>
      <w:r w:rsidRPr="00E00FDF">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E00FDF">
        <w:rPr>
          <w:rFonts w:ascii="Times New Roman" w:hAnsi="Times New Roman" w:cs="Times New Roman"/>
          <w:i/>
          <w:iCs/>
        </w:rPr>
        <w:t>Evolutionary applications</w:t>
      </w:r>
      <w:r w:rsidRPr="00E00FDF">
        <w:rPr>
          <w:rFonts w:ascii="Times New Roman" w:hAnsi="Times New Roman" w:cs="Times New Roman"/>
        </w:rPr>
        <w:t xml:space="preserve"> </w:t>
      </w:r>
      <w:r w:rsidRPr="00E00FDF">
        <w:rPr>
          <w:rFonts w:ascii="Times New Roman" w:hAnsi="Times New Roman" w:cs="Times New Roman"/>
          <w:b/>
          <w:bCs/>
        </w:rPr>
        <w:t>14</w:t>
      </w:r>
      <w:r w:rsidRPr="00E00FDF">
        <w:rPr>
          <w:rFonts w:ascii="Times New Roman" w:hAnsi="Times New Roman" w:cs="Times New Roman"/>
        </w:rPr>
        <w:t>, 1958–1968.</w:t>
      </w:r>
    </w:p>
    <w:p w14:paraId="3FD785A7" w14:textId="77777777" w:rsidR="001F71F2" w:rsidRPr="00E00FDF" w:rsidRDefault="005861BF">
      <w:pPr>
        <w:pStyle w:val="Bibliography"/>
        <w:rPr>
          <w:rFonts w:ascii="Times New Roman" w:hAnsi="Times New Roman" w:cs="Times New Roman"/>
        </w:rPr>
      </w:pPr>
      <w:bookmarkStart w:id="80" w:name="ref-noble_age-dependent_2014"/>
      <w:bookmarkEnd w:id="79"/>
      <w:r w:rsidRPr="00E00FDF">
        <w:rPr>
          <w:rFonts w:ascii="Times New Roman" w:hAnsi="Times New Roman" w:cs="Times New Roman"/>
          <w:b/>
          <w:bCs/>
        </w:rPr>
        <w:t>Noble, D. W. A., Byrne, R. W. and Whiting, M. J.</w:t>
      </w:r>
      <w:r w:rsidRPr="00E00FDF">
        <w:rPr>
          <w:rFonts w:ascii="Times New Roman" w:hAnsi="Times New Roman" w:cs="Times New Roman"/>
        </w:rPr>
        <w:t xml:space="preserve"> (2014). </w:t>
      </w:r>
      <w:hyperlink r:id="rId28">
        <w:r w:rsidRPr="00E00FDF">
          <w:rPr>
            <w:rStyle w:val="Hyperlink"/>
            <w:rFonts w:ascii="Times New Roman" w:hAnsi="Times New Roman" w:cs="Times New Roman"/>
          </w:rPr>
          <w:t>Age-dependent social learning in a lizard</w:t>
        </w:r>
      </w:hyperlink>
      <w:r w:rsidRPr="00E00FDF">
        <w:rPr>
          <w:rFonts w:ascii="Times New Roman" w:hAnsi="Times New Roman" w:cs="Times New Roman"/>
        </w:rPr>
        <w:t xml:space="preserve">.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10</w:t>
      </w:r>
      <w:r w:rsidRPr="00E00FDF">
        <w:rPr>
          <w:rFonts w:ascii="Times New Roman" w:hAnsi="Times New Roman" w:cs="Times New Roman"/>
        </w:rPr>
        <w:t>, 20140430.</w:t>
      </w:r>
    </w:p>
    <w:p w14:paraId="3FD785A8" w14:textId="77777777" w:rsidR="001F71F2" w:rsidRPr="00E00FDF" w:rsidRDefault="005861BF">
      <w:pPr>
        <w:pStyle w:val="Bibliography"/>
        <w:rPr>
          <w:rFonts w:ascii="Times New Roman" w:hAnsi="Times New Roman" w:cs="Times New Roman"/>
        </w:rPr>
      </w:pPr>
      <w:bookmarkStart w:id="81" w:name="ref-noble_developmental_2018"/>
      <w:bookmarkEnd w:id="80"/>
      <w:r w:rsidRPr="00E00FDF">
        <w:rPr>
          <w:rFonts w:ascii="Times New Roman" w:hAnsi="Times New Roman" w:cs="Times New Roman"/>
          <w:b/>
          <w:bCs/>
        </w:rPr>
        <w:t>Noble, D. W. A., Stenhouse, V. and Schwanz, L. E.</w:t>
      </w:r>
      <w:r w:rsidRPr="00E00FDF">
        <w:rPr>
          <w:rFonts w:ascii="Times New Roman" w:hAnsi="Times New Roman" w:cs="Times New Roman"/>
        </w:rPr>
        <w:t xml:space="preserve"> (2018). </w:t>
      </w:r>
      <w:hyperlink r:id="rId29">
        <w:r w:rsidRPr="00E00FDF">
          <w:rPr>
            <w:rStyle w:val="Hyperlink"/>
            <w:rFonts w:ascii="Times New Roman" w:hAnsi="Times New Roman" w:cs="Times New Roman"/>
          </w:rPr>
          <w:t>Developmental temperatures and phenotypic plasticity in reptiles: A systematic review and meta-analysis: Incubation temperature and plasticity</w:t>
        </w:r>
      </w:hyperlink>
      <w:r w:rsidRPr="00E00FDF">
        <w:rPr>
          <w:rFonts w:ascii="Times New Roman" w:hAnsi="Times New Roman" w:cs="Times New Roman"/>
        </w:rPr>
        <w:t xml:space="preserve">. </w:t>
      </w:r>
      <w:r w:rsidRPr="00E00FDF">
        <w:rPr>
          <w:rFonts w:ascii="Times New Roman" w:hAnsi="Times New Roman" w:cs="Times New Roman"/>
          <w:i/>
          <w:iCs/>
        </w:rPr>
        <w:t>Biological Reviews</w:t>
      </w:r>
      <w:r w:rsidRPr="00E00FDF">
        <w:rPr>
          <w:rFonts w:ascii="Times New Roman" w:hAnsi="Times New Roman" w:cs="Times New Roman"/>
        </w:rPr>
        <w:t xml:space="preserve"> </w:t>
      </w:r>
      <w:r w:rsidRPr="00E00FDF">
        <w:rPr>
          <w:rFonts w:ascii="Times New Roman" w:hAnsi="Times New Roman" w:cs="Times New Roman"/>
          <w:b/>
          <w:bCs/>
        </w:rPr>
        <w:t>93</w:t>
      </w:r>
      <w:r w:rsidRPr="00E00FDF">
        <w:rPr>
          <w:rFonts w:ascii="Times New Roman" w:hAnsi="Times New Roman" w:cs="Times New Roman"/>
        </w:rPr>
        <w:t>, 72–97.</w:t>
      </w:r>
    </w:p>
    <w:p w14:paraId="3FD785A9" w14:textId="77777777" w:rsidR="001F71F2" w:rsidRPr="00E00FDF" w:rsidRDefault="005861BF">
      <w:pPr>
        <w:pStyle w:val="Bibliography"/>
        <w:rPr>
          <w:rFonts w:ascii="Times New Roman" w:hAnsi="Times New Roman" w:cs="Times New Roman"/>
        </w:rPr>
      </w:pPr>
      <w:bookmarkStart w:id="82" w:name="ref-picard_mitochondria_2014"/>
      <w:bookmarkEnd w:id="81"/>
      <w:r w:rsidRPr="00E00FDF">
        <w:rPr>
          <w:rFonts w:ascii="Times New Roman" w:hAnsi="Times New Roman" w:cs="Times New Roman"/>
          <w:b/>
          <w:bCs/>
        </w:rPr>
        <w:lastRenderedPageBreak/>
        <w:t>Picard, M. and McEwen, B. S.</w:t>
      </w:r>
      <w:r w:rsidRPr="00E00FDF">
        <w:rPr>
          <w:rFonts w:ascii="Times New Roman" w:hAnsi="Times New Roman" w:cs="Times New Roman"/>
        </w:rPr>
        <w:t xml:space="preserve"> (2014). </w:t>
      </w:r>
      <w:hyperlink r:id="rId30">
        <w:r w:rsidRPr="00E00FDF">
          <w:rPr>
            <w:rStyle w:val="Hyperlink"/>
            <w:rFonts w:ascii="Times New Roman" w:hAnsi="Times New Roman" w:cs="Times New Roman"/>
          </w:rPr>
          <w:t>Mitochondria impact brain function and cognition</w:t>
        </w:r>
      </w:hyperlink>
      <w:r w:rsidRPr="00E00FDF">
        <w:rPr>
          <w:rFonts w:ascii="Times New Roman" w:hAnsi="Times New Roman" w:cs="Times New Roman"/>
        </w:rPr>
        <w:t xml:space="preserve">. </w:t>
      </w:r>
      <w:r w:rsidRPr="00E00FDF">
        <w:rPr>
          <w:rFonts w:ascii="Times New Roman" w:hAnsi="Times New Roman" w:cs="Times New Roman"/>
          <w:i/>
          <w:iCs/>
        </w:rPr>
        <w:t>Proceedings of the National Academy of Sciences</w:t>
      </w:r>
      <w:r w:rsidRPr="00E00FDF">
        <w:rPr>
          <w:rFonts w:ascii="Times New Roman" w:hAnsi="Times New Roman" w:cs="Times New Roman"/>
        </w:rPr>
        <w:t xml:space="preserve"> </w:t>
      </w:r>
      <w:r w:rsidRPr="00E00FDF">
        <w:rPr>
          <w:rFonts w:ascii="Times New Roman" w:hAnsi="Times New Roman" w:cs="Times New Roman"/>
          <w:b/>
          <w:bCs/>
        </w:rPr>
        <w:t>111</w:t>
      </w:r>
      <w:r w:rsidRPr="00E00FDF">
        <w:rPr>
          <w:rFonts w:ascii="Times New Roman" w:hAnsi="Times New Roman" w:cs="Times New Roman"/>
        </w:rPr>
        <w:t>, 7–8.</w:t>
      </w:r>
    </w:p>
    <w:p w14:paraId="3FD785AA" w14:textId="77777777" w:rsidR="001F71F2" w:rsidRPr="00E00FDF" w:rsidRDefault="005861BF">
      <w:pPr>
        <w:pStyle w:val="Bibliography"/>
        <w:rPr>
          <w:rFonts w:ascii="Times New Roman" w:hAnsi="Times New Roman" w:cs="Times New Roman"/>
        </w:rPr>
      </w:pPr>
      <w:bookmarkStart w:id="83" w:name="ref-picard_energetic_2018"/>
      <w:bookmarkEnd w:id="82"/>
      <w:r w:rsidRPr="00E00FDF">
        <w:rPr>
          <w:rFonts w:ascii="Times New Roman" w:hAnsi="Times New Roman" w:cs="Times New Roman"/>
          <w:b/>
          <w:bCs/>
        </w:rPr>
        <w:t>Picard, M., McEwen, B. S., Epel, E. S. and Sandi, C.</w:t>
      </w:r>
      <w:r w:rsidRPr="00E00FDF">
        <w:rPr>
          <w:rFonts w:ascii="Times New Roman" w:hAnsi="Times New Roman" w:cs="Times New Roman"/>
        </w:rPr>
        <w:t xml:space="preserve"> (2018). </w:t>
      </w:r>
      <w:hyperlink r:id="rId31">
        <w:r w:rsidRPr="00E00FDF">
          <w:rPr>
            <w:rStyle w:val="Hyperlink"/>
            <w:rFonts w:ascii="Times New Roman" w:hAnsi="Times New Roman" w:cs="Times New Roman"/>
          </w:rPr>
          <w:t>An energetic view of stress: Focus on mitochondria</w:t>
        </w:r>
      </w:hyperlink>
      <w:r w:rsidRPr="00E00FDF">
        <w:rPr>
          <w:rFonts w:ascii="Times New Roman" w:hAnsi="Times New Roman" w:cs="Times New Roman"/>
        </w:rPr>
        <w:t xml:space="preserve">. </w:t>
      </w:r>
      <w:r w:rsidRPr="00E00FDF">
        <w:rPr>
          <w:rFonts w:ascii="Times New Roman" w:hAnsi="Times New Roman" w:cs="Times New Roman"/>
          <w:i/>
          <w:iCs/>
        </w:rPr>
        <w:t>Frontiers in Neuroendocrinology</w:t>
      </w:r>
      <w:r w:rsidRPr="00E00FDF">
        <w:rPr>
          <w:rFonts w:ascii="Times New Roman" w:hAnsi="Times New Roman" w:cs="Times New Roman"/>
        </w:rPr>
        <w:t xml:space="preserve"> </w:t>
      </w:r>
      <w:r w:rsidRPr="00E00FDF">
        <w:rPr>
          <w:rFonts w:ascii="Times New Roman" w:hAnsi="Times New Roman" w:cs="Times New Roman"/>
          <w:b/>
          <w:bCs/>
        </w:rPr>
        <w:t>49</w:t>
      </w:r>
      <w:r w:rsidRPr="00E00FDF">
        <w:rPr>
          <w:rFonts w:ascii="Times New Roman" w:hAnsi="Times New Roman" w:cs="Times New Roman"/>
        </w:rPr>
        <w:t>, 72–85.</w:t>
      </w:r>
    </w:p>
    <w:p w14:paraId="3FD785AB" w14:textId="77777777" w:rsidR="001F71F2" w:rsidRPr="00E00FDF" w:rsidRDefault="005861BF">
      <w:pPr>
        <w:pStyle w:val="Bibliography"/>
        <w:rPr>
          <w:rFonts w:ascii="Times New Roman" w:hAnsi="Times New Roman" w:cs="Times New Roman"/>
        </w:rPr>
      </w:pPr>
      <w:bookmarkStart w:id="84" w:name="ref-R"/>
      <w:bookmarkEnd w:id="83"/>
      <w:r w:rsidRPr="00E00FDF">
        <w:rPr>
          <w:rFonts w:ascii="Times New Roman" w:hAnsi="Times New Roman" w:cs="Times New Roman"/>
          <w:b/>
          <w:bCs/>
        </w:rPr>
        <w:t>R Core Team</w:t>
      </w:r>
      <w:r w:rsidRPr="00E00FDF">
        <w:rPr>
          <w:rFonts w:ascii="Times New Roman" w:hAnsi="Times New Roman" w:cs="Times New Roman"/>
        </w:rPr>
        <w:t xml:space="preserve"> (2021). </w:t>
      </w:r>
      <w:hyperlink r:id="rId32">
        <w:r w:rsidRPr="00E00FDF">
          <w:rPr>
            <w:rStyle w:val="Hyperlink"/>
            <w:rFonts w:ascii="Times New Roman" w:hAnsi="Times New Roman" w:cs="Times New Roman"/>
          </w:rPr>
          <w:t>R: A language and environment for statistical computing</w:t>
        </w:r>
      </w:hyperlink>
      <w:r w:rsidRPr="00E00FDF">
        <w:rPr>
          <w:rFonts w:ascii="Times New Roman" w:hAnsi="Times New Roman" w:cs="Times New Roman"/>
        </w:rPr>
        <w:t>.</w:t>
      </w:r>
    </w:p>
    <w:p w14:paraId="3FD785AC" w14:textId="77777777" w:rsidR="001F71F2" w:rsidRPr="00E00FDF" w:rsidRDefault="005861BF">
      <w:pPr>
        <w:pStyle w:val="Bibliography"/>
        <w:rPr>
          <w:rFonts w:ascii="Times New Roman" w:hAnsi="Times New Roman" w:cs="Times New Roman"/>
        </w:rPr>
      </w:pPr>
      <w:bookmarkStart w:id="85" w:name="ref-recio2025early"/>
      <w:bookmarkEnd w:id="84"/>
      <w:r w:rsidRPr="00E00FDF">
        <w:rPr>
          <w:rFonts w:ascii="Times New Roman" w:hAnsi="Times New Roman" w:cs="Times New Roman"/>
          <w:b/>
          <w:bCs/>
        </w:rPr>
        <w:t>Recio, P., Leibold, D. C., Crino, O. L., Wild, K. H., Friesen, C. R., Mauclaire, B., Peardon, A. Y. and Noble, D. W.</w:t>
      </w:r>
      <w:r w:rsidRPr="00E00FDF">
        <w:rPr>
          <w:rFonts w:ascii="Times New Roman" w:hAnsi="Times New Roman" w:cs="Times New Roman"/>
        </w:rPr>
        <w:t xml:space="preserve"> (2025). Early environmental conditions do not impact behavioural flexibility in an invasive and noninvasive lizard species. </w:t>
      </w:r>
      <w:r w:rsidRPr="00E00FDF">
        <w:rPr>
          <w:rFonts w:ascii="Times New Roman" w:hAnsi="Times New Roman" w:cs="Times New Roman"/>
          <w:i/>
          <w:iCs/>
        </w:rPr>
        <w:t>Animal Behaviour</w:t>
      </w:r>
      <w:r w:rsidRPr="00E00FDF">
        <w:rPr>
          <w:rFonts w:ascii="Times New Roman" w:hAnsi="Times New Roman" w:cs="Times New Roman"/>
        </w:rPr>
        <w:t xml:space="preserve"> 123106.</w:t>
      </w:r>
    </w:p>
    <w:p w14:paraId="3FD785AD" w14:textId="77777777" w:rsidR="001F71F2" w:rsidRPr="00E00FDF" w:rsidRDefault="005861BF">
      <w:pPr>
        <w:pStyle w:val="Bibliography"/>
        <w:rPr>
          <w:rFonts w:ascii="Times New Roman" w:hAnsi="Times New Roman" w:cs="Times New Roman"/>
        </w:rPr>
      </w:pPr>
      <w:bookmarkStart w:id="86" w:name="ref-rice2002brain"/>
      <w:bookmarkEnd w:id="85"/>
      <w:r w:rsidRPr="00E00FDF">
        <w:rPr>
          <w:rFonts w:ascii="Times New Roman" w:hAnsi="Times New Roman" w:cs="Times New Roman"/>
          <w:b/>
          <w:bCs/>
        </w:rPr>
        <w:t>Rice, M., Forman, R., Chen, B., Avshalumov, M., Cragg, S. and Drew, K.</w:t>
      </w:r>
      <w:r w:rsidRPr="00E00FDF">
        <w:rPr>
          <w:rFonts w:ascii="Times New Roman" w:hAnsi="Times New Roman" w:cs="Times New Roman"/>
        </w:rPr>
        <w:t xml:space="preserve"> (2002). Brain antioxidant regulation in mammals and anoxia-tolerant reptiles: Balanced for neuroprotection and neuromodulation. </w:t>
      </w:r>
      <w:r w:rsidRPr="00E00FDF">
        <w:rPr>
          <w:rFonts w:ascii="Times New Roman" w:hAnsi="Times New Roman" w:cs="Times New Roman"/>
          <w:i/>
          <w:iCs/>
        </w:rPr>
        <w:t>Comparative Biochemistry and Physiology Part C: Toxicology &amp; Pharmacology</w:t>
      </w:r>
      <w:r w:rsidRPr="00E00FDF">
        <w:rPr>
          <w:rFonts w:ascii="Times New Roman" w:hAnsi="Times New Roman" w:cs="Times New Roman"/>
        </w:rPr>
        <w:t xml:space="preserve"> </w:t>
      </w:r>
      <w:r w:rsidRPr="00E00FDF">
        <w:rPr>
          <w:rFonts w:ascii="Times New Roman" w:hAnsi="Times New Roman" w:cs="Times New Roman"/>
          <w:b/>
          <w:bCs/>
        </w:rPr>
        <w:t>133</w:t>
      </w:r>
      <w:r w:rsidRPr="00E00FDF">
        <w:rPr>
          <w:rFonts w:ascii="Times New Roman" w:hAnsi="Times New Roman" w:cs="Times New Roman"/>
        </w:rPr>
        <w:t>, 515–525.</w:t>
      </w:r>
    </w:p>
    <w:p w14:paraId="3FD785AE" w14:textId="77777777" w:rsidR="001F71F2" w:rsidRPr="00E00FDF" w:rsidRDefault="005861BF">
      <w:pPr>
        <w:pStyle w:val="Bibliography"/>
        <w:rPr>
          <w:rFonts w:ascii="Times New Roman" w:hAnsi="Times New Roman" w:cs="Times New Roman"/>
        </w:rPr>
      </w:pPr>
      <w:bookmarkStart w:id="87" w:name="ref-rodríguez2002conservation"/>
      <w:bookmarkEnd w:id="86"/>
      <w:r w:rsidRPr="00E00FDF">
        <w:rPr>
          <w:rFonts w:ascii="Times New Roman" w:hAnsi="Times New Roman" w:cs="Times New Roman"/>
          <w:b/>
          <w:bCs/>
        </w:rPr>
        <w:t>Rodrı́guez, F., López, J. C., Vargas, J. P., Gómez, Y., Broglio, C. and Salas, C.</w:t>
      </w:r>
      <w:r w:rsidRPr="00E00FDF">
        <w:rPr>
          <w:rFonts w:ascii="Times New Roman" w:hAnsi="Times New Roman" w:cs="Times New Roman"/>
        </w:rPr>
        <w:t xml:space="preserve"> (2002). Conservation of spatial memory function in the pallial forebrain of reptiles and ray-finned fishes. </w:t>
      </w:r>
      <w:r w:rsidRPr="00E00FDF">
        <w:rPr>
          <w:rFonts w:ascii="Times New Roman" w:hAnsi="Times New Roman" w:cs="Times New Roman"/>
          <w:i/>
          <w:iCs/>
        </w:rPr>
        <w:t>Journal of Neuroscience</w:t>
      </w:r>
      <w:r w:rsidRPr="00E00FDF">
        <w:rPr>
          <w:rFonts w:ascii="Times New Roman" w:hAnsi="Times New Roman" w:cs="Times New Roman"/>
        </w:rPr>
        <w:t xml:space="preserve"> </w:t>
      </w:r>
      <w:r w:rsidRPr="00E00FDF">
        <w:rPr>
          <w:rFonts w:ascii="Times New Roman" w:hAnsi="Times New Roman" w:cs="Times New Roman"/>
          <w:b/>
          <w:bCs/>
        </w:rPr>
        <w:t>22</w:t>
      </w:r>
      <w:r w:rsidRPr="00E00FDF">
        <w:rPr>
          <w:rFonts w:ascii="Times New Roman" w:hAnsi="Times New Roman" w:cs="Times New Roman"/>
        </w:rPr>
        <w:t>, 2894–2903.</w:t>
      </w:r>
    </w:p>
    <w:p w14:paraId="3FD785AF" w14:textId="77777777" w:rsidR="001F71F2" w:rsidRPr="00E00FDF" w:rsidRDefault="005861BF">
      <w:pPr>
        <w:pStyle w:val="Bibliography"/>
        <w:rPr>
          <w:rFonts w:ascii="Times New Roman" w:hAnsi="Times New Roman" w:cs="Times New Roman"/>
        </w:rPr>
      </w:pPr>
      <w:bookmarkStart w:id="88" w:name="ref-sapolsky_how_2000"/>
      <w:bookmarkEnd w:id="87"/>
      <w:r w:rsidRPr="00E00FDF">
        <w:rPr>
          <w:rFonts w:ascii="Times New Roman" w:hAnsi="Times New Roman" w:cs="Times New Roman"/>
          <w:b/>
          <w:bCs/>
        </w:rPr>
        <w:t>Sapolsky, R. M., Romero, L. M. and Munck, A. U.</w:t>
      </w:r>
      <w:r w:rsidRPr="00E00FDF">
        <w:rPr>
          <w:rFonts w:ascii="Times New Roman" w:hAnsi="Times New Roman" w:cs="Times New Roman"/>
        </w:rPr>
        <w:t xml:space="preserve"> (2000). How Do Glucocorticoids Influence Stress Responses? Integrating Permissive, Suppressive, Stimulatory, and Preparative Actions. </w:t>
      </w:r>
      <w:r w:rsidRPr="00E00FDF">
        <w:rPr>
          <w:rFonts w:ascii="Times New Roman" w:hAnsi="Times New Roman" w:cs="Times New Roman"/>
          <w:b/>
          <w:bCs/>
        </w:rPr>
        <w:t>21</w:t>
      </w:r>
      <w:r w:rsidRPr="00E00FDF">
        <w:rPr>
          <w:rFonts w:ascii="Times New Roman" w:hAnsi="Times New Roman" w:cs="Times New Roman"/>
        </w:rPr>
        <w:t>,.</w:t>
      </w:r>
    </w:p>
    <w:p w14:paraId="3FD785B0" w14:textId="77777777" w:rsidR="001F71F2" w:rsidRPr="00E00FDF" w:rsidRDefault="005861BF">
      <w:pPr>
        <w:pStyle w:val="Bibliography"/>
        <w:rPr>
          <w:rFonts w:ascii="Times New Roman" w:hAnsi="Times New Roman" w:cs="Times New Roman"/>
        </w:rPr>
      </w:pPr>
      <w:bookmarkStart w:id="89" w:name="ref-siegel1994basic"/>
      <w:bookmarkEnd w:id="88"/>
      <w:r w:rsidRPr="00E00FDF">
        <w:rPr>
          <w:rFonts w:ascii="Times New Roman" w:hAnsi="Times New Roman" w:cs="Times New Roman"/>
          <w:b/>
          <w:bCs/>
        </w:rPr>
        <w:t>Siegel, G. J. and Albers, R. W.</w:t>
      </w:r>
      <w:r w:rsidRPr="00E00FDF">
        <w:rPr>
          <w:rFonts w:ascii="Times New Roman" w:hAnsi="Times New Roman" w:cs="Times New Roman"/>
        </w:rPr>
        <w:t xml:space="preserve"> (1994). </w:t>
      </w:r>
      <w:r w:rsidRPr="00E00FDF">
        <w:rPr>
          <w:rFonts w:ascii="Times New Roman" w:hAnsi="Times New Roman" w:cs="Times New Roman"/>
          <w:i/>
          <w:iCs/>
        </w:rPr>
        <w:t>Basic neurochemistry: Molecular, cellular, and medical aspects</w:t>
      </w:r>
      <w:r w:rsidRPr="00E00FDF">
        <w:rPr>
          <w:rFonts w:ascii="Times New Roman" w:hAnsi="Times New Roman" w:cs="Times New Roman"/>
        </w:rPr>
        <w:t>. Raven Press.</w:t>
      </w:r>
    </w:p>
    <w:p w14:paraId="3FD785B1" w14:textId="77777777" w:rsidR="001F71F2" w:rsidRPr="00E00FDF" w:rsidRDefault="005861BF">
      <w:pPr>
        <w:pStyle w:val="Bibliography"/>
        <w:rPr>
          <w:rFonts w:ascii="Times New Roman" w:hAnsi="Times New Roman" w:cs="Times New Roman"/>
        </w:rPr>
      </w:pPr>
      <w:bookmarkStart w:id="90" w:name="ref-stan"/>
      <w:bookmarkEnd w:id="89"/>
      <w:r w:rsidRPr="00E00FDF">
        <w:rPr>
          <w:rFonts w:ascii="Times New Roman" w:hAnsi="Times New Roman" w:cs="Times New Roman"/>
          <w:b/>
          <w:bCs/>
        </w:rPr>
        <w:t>Stan Development Team</w:t>
      </w:r>
      <w:r w:rsidRPr="00E00FDF">
        <w:rPr>
          <w:rFonts w:ascii="Times New Roman" w:hAnsi="Times New Roman" w:cs="Times New Roman"/>
        </w:rPr>
        <w:t xml:space="preserve"> (2024). </w:t>
      </w:r>
      <w:hyperlink r:id="rId33">
        <w:r w:rsidRPr="00E00FDF">
          <w:rPr>
            <w:rStyle w:val="Hyperlink"/>
            <w:rFonts w:ascii="Times New Roman" w:hAnsi="Times New Roman" w:cs="Times New Roman"/>
          </w:rPr>
          <w:t>RStan: The R interface to Stan</w:t>
        </w:r>
      </w:hyperlink>
      <w:r w:rsidRPr="00E00FDF">
        <w:rPr>
          <w:rFonts w:ascii="Times New Roman" w:hAnsi="Times New Roman" w:cs="Times New Roman"/>
        </w:rPr>
        <w:t>.</w:t>
      </w:r>
    </w:p>
    <w:p w14:paraId="3FD785B2" w14:textId="77777777" w:rsidR="001F71F2" w:rsidRPr="00E00FDF" w:rsidRDefault="005861BF">
      <w:pPr>
        <w:pStyle w:val="Bibliography"/>
        <w:rPr>
          <w:rFonts w:ascii="Times New Roman" w:hAnsi="Times New Roman" w:cs="Times New Roman"/>
        </w:rPr>
      </w:pPr>
      <w:bookmarkStart w:id="91" w:name="ref-stier2022experimental"/>
      <w:bookmarkEnd w:id="90"/>
      <w:r w:rsidRPr="00E00FDF">
        <w:rPr>
          <w:rFonts w:ascii="Times New Roman" w:hAnsi="Times New Roman" w:cs="Times New Roman"/>
          <w:b/>
          <w:bCs/>
        </w:rPr>
        <w:t>Stier, A., Monaghan, P. and Metcalfe, N. B.</w:t>
      </w:r>
      <w:r w:rsidRPr="00E00FDF">
        <w:rPr>
          <w:rFonts w:ascii="Times New Roman" w:hAnsi="Times New Roman" w:cs="Times New Roman"/>
        </w:rPr>
        <w:t xml:space="preserve"> (2022). Experimental demonstration of prenatal programming of mitochondrial aerobic metabolism lasting until adulthood. </w:t>
      </w:r>
      <w:r w:rsidRPr="00E00FDF">
        <w:rPr>
          <w:rFonts w:ascii="Times New Roman" w:hAnsi="Times New Roman" w:cs="Times New Roman"/>
          <w:i/>
          <w:iCs/>
        </w:rPr>
        <w:t>Proceedings of the Royal Society B</w:t>
      </w:r>
      <w:r w:rsidRPr="00E00FDF">
        <w:rPr>
          <w:rFonts w:ascii="Times New Roman" w:hAnsi="Times New Roman" w:cs="Times New Roman"/>
        </w:rPr>
        <w:t xml:space="preserve"> </w:t>
      </w:r>
      <w:r w:rsidRPr="00E00FDF">
        <w:rPr>
          <w:rFonts w:ascii="Times New Roman" w:hAnsi="Times New Roman" w:cs="Times New Roman"/>
          <w:b/>
          <w:bCs/>
        </w:rPr>
        <w:t>289</w:t>
      </w:r>
      <w:r w:rsidRPr="00E00FDF">
        <w:rPr>
          <w:rFonts w:ascii="Times New Roman" w:hAnsi="Times New Roman" w:cs="Times New Roman"/>
        </w:rPr>
        <w:t>, 20212679.</w:t>
      </w:r>
    </w:p>
    <w:p w14:paraId="3FD785B3" w14:textId="77777777" w:rsidR="001F71F2" w:rsidRPr="00E00FDF" w:rsidRDefault="005861BF">
      <w:pPr>
        <w:pStyle w:val="Bibliography"/>
        <w:rPr>
          <w:rFonts w:ascii="Times New Roman" w:hAnsi="Times New Roman" w:cs="Times New Roman"/>
        </w:rPr>
      </w:pPr>
      <w:bookmarkStart w:id="92" w:name="ref-szuran_water_1994"/>
      <w:bookmarkEnd w:id="91"/>
      <w:r w:rsidRPr="00E00FDF">
        <w:rPr>
          <w:rFonts w:ascii="Times New Roman" w:hAnsi="Times New Roman" w:cs="Times New Roman"/>
          <w:b/>
          <w:bCs/>
        </w:rPr>
        <w:t>Szuran, T., Zimmermann, E. and Welzl, H.</w:t>
      </w:r>
      <w:r w:rsidRPr="00E00FDF">
        <w:rPr>
          <w:rFonts w:ascii="Times New Roman" w:hAnsi="Times New Roman" w:cs="Times New Roman"/>
        </w:rPr>
        <w:t xml:space="preserve"> (1994). </w:t>
      </w:r>
      <w:hyperlink r:id="rId34">
        <w:r w:rsidRPr="00E00FDF">
          <w:rPr>
            <w:rStyle w:val="Hyperlink"/>
            <w:rFonts w:ascii="Times New Roman" w:hAnsi="Times New Roman" w:cs="Times New Roman"/>
          </w:rPr>
          <w:t>Water maze performance and hippocampal weight of prenatally stressed rats</w:t>
        </w:r>
      </w:hyperlink>
      <w:r w:rsidRPr="00E00FDF">
        <w:rPr>
          <w:rFonts w:ascii="Times New Roman" w:hAnsi="Times New Roman" w:cs="Times New Roman"/>
        </w:rPr>
        <w:t xml:space="preserve">. </w:t>
      </w:r>
      <w:r w:rsidRPr="00E00FDF">
        <w:rPr>
          <w:rFonts w:ascii="Times New Roman" w:hAnsi="Times New Roman" w:cs="Times New Roman"/>
          <w:i/>
          <w:iCs/>
        </w:rPr>
        <w:t>Behavioural Brain Research</w:t>
      </w:r>
      <w:r w:rsidRPr="00E00FDF">
        <w:rPr>
          <w:rFonts w:ascii="Times New Roman" w:hAnsi="Times New Roman" w:cs="Times New Roman"/>
        </w:rPr>
        <w:t xml:space="preserve"> </w:t>
      </w:r>
      <w:r w:rsidRPr="00E00FDF">
        <w:rPr>
          <w:rFonts w:ascii="Times New Roman" w:hAnsi="Times New Roman" w:cs="Times New Roman"/>
          <w:b/>
          <w:bCs/>
        </w:rPr>
        <w:t>65</w:t>
      </w:r>
      <w:r w:rsidRPr="00E00FDF">
        <w:rPr>
          <w:rFonts w:ascii="Times New Roman" w:hAnsi="Times New Roman" w:cs="Times New Roman"/>
        </w:rPr>
        <w:t>, 153–155.</w:t>
      </w:r>
    </w:p>
    <w:p w14:paraId="3FD785B4" w14:textId="77777777" w:rsidR="001F71F2" w:rsidRPr="00E00FDF" w:rsidRDefault="005861BF">
      <w:pPr>
        <w:pStyle w:val="Bibliography"/>
        <w:rPr>
          <w:rFonts w:ascii="Times New Roman" w:hAnsi="Times New Roman" w:cs="Times New Roman"/>
        </w:rPr>
      </w:pPr>
      <w:bookmarkStart w:id="93" w:name="ref-terman2006oxidative"/>
      <w:bookmarkEnd w:id="92"/>
      <w:r w:rsidRPr="00E00FDF">
        <w:rPr>
          <w:rFonts w:ascii="Times New Roman" w:hAnsi="Times New Roman" w:cs="Times New Roman"/>
          <w:b/>
          <w:bCs/>
        </w:rPr>
        <w:t>Terman, A. and Brunk, U. T.</w:t>
      </w:r>
      <w:r w:rsidRPr="00E00FDF">
        <w:rPr>
          <w:rFonts w:ascii="Times New Roman" w:hAnsi="Times New Roman" w:cs="Times New Roman"/>
        </w:rPr>
        <w:t xml:space="preserve"> (2006). Oxidative stress, accumulation of biological’garbage’, and aging. </w:t>
      </w:r>
      <w:r w:rsidRPr="00E00FDF">
        <w:rPr>
          <w:rFonts w:ascii="Times New Roman" w:hAnsi="Times New Roman" w:cs="Times New Roman"/>
          <w:i/>
          <w:iCs/>
        </w:rPr>
        <w:t>Antioxidants &amp; redox signaling</w:t>
      </w:r>
      <w:r w:rsidRPr="00E00FDF">
        <w:rPr>
          <w:rFonts w:ascii="Times New Roman" w:hAnsi="Times New Roman" w:cs="Times New Roman"/>
        </w:rPr>
        <w:t xml:space="preserve"> </w:t>
      </w:r>
      <w:r w:rsidRPr="00E00FDF">
        <w:rPr>
          <w:rFonts w:ascii="Times New Roman" w:hAnsi="Times New Roman" w:cs="Times New Roman"/>
          <w:b/>
          <w:bCs/>
        </w:rPr>
        <w:t>8</w:t>
      </w:r>
      <w:r w:rsidRPr="00E00FDF">
        <w:rPr>
          <w:rFonts w:ascii="Times New Roman" w:hAnsi="Times New Roman" w:cs="Times New Roman"/>
        </w:rPr>
        <w:t>, 197–204.</w:t>
      </w:r>
    </w:p>
    <w:p w14:paraId="3FD785B5" w14:textId="77777777" w:rsidR="001F71F2" w:rsidRPr="00E00FDF" w:rsidRDefault="005861BF">
      <w:pPr>
        <w:pStyle w:val="Bibliography"/>
        <w:rPr>
          <w:rFonts w:ascii="Times New Roman" w:hAnsi="Times New Roman" w:cs="Times New Roman"/>
        </w:rPr>
      </w:pPr>
      <w:bookmarkStart w:id="94" w:name="ref-treidel2016temperature"/>
      <w:bookmarkEnd w:id="93"/>
      <w:r w:rsidRPr="00E00FDF">
        <w:rPr>
          <w:rFonts w:ascii="Times New Roman" w:hAnsi="Times New Roman" w:cs="Times New Roman"/>
          <w:b/>
          <w:bCs/>
        </w:rPr>
        <w:t>Treidel, L., Carter, A. and Bowden, R.</w:t>
      </w:r>
      <w:r w:rsidRPr="00E00FDF">
        <w:rPr>
          <w:rFonts w:ascii="Times New Roman" w:hAnsi="Times New Roman" w:cs="Times New Roman"/>
        </w:rPr>
        <w:t xml:space="preserve"> (2016). Temperature experienced during incubation affects antioxidant capacity but not oxidative damage in hatchling red-eared slider turtles (trachemys scripta elegans).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219</w:t>
      </w:r>
      <w:r w:rsidRPr="00E00FDF">
        <w:rPr>
          <w:rFonts w:ascii="Times New Roman" w:hAnsi="Times New Roman" w:cs="Times New Roman"/>
        </w:rPr>
        <w:t>, 561–570.</w:t>
      </w:r>
    </w:p>
    <w:p w14:paraId="3FD785B6" w14:textId="77777777" w:rsidR="001F71F2" w:rsidRPr="00E00FDF" w:rsidRDefault="005861BF">
      <w:pPr>
        <w:pStyle w:val="Bibliography"/>
        <w:rPr>
          <w:rFonts w:ascii="Times New Roman" w:hAnsi="Times New Roman" w:cs="Times New Roman"/>
        </w:rPr>
      </w:pPr>
      <w:bookmarkStart w:id="95" w:name="ref-uller_sex-specific_2009"/>
      <w:bookmarkEnd w:id="94"/>
      <w:r w:rsidRPr="00E00FDF">
        <w:rPr>
          <w:rFonts w:ascii="Times New Roman" w:hAnsi="Times New Roman" w:cs="Times New Roman"/>
          <w:b/>
          <w:bCs/>
        </w:rPr>
        <w:t>Uller, T., Hollander, J., Astheimer, L. and Olsson, M.</w:t>
      </w:r>
      <w:r w:rsidRPr="00E00FDF">
        <w:rPr>
          <w:rFonts w:ascii="Times New Roman" w:hAnsi="Times New Roman" w:cs="Times New Roman"/>
        </w:rPr>
        <w:t xml:space="preserve"> (2009). </w:t>
      </w:r>
      <w:hyperlink r:id="rId35">
        <w:r w:rsidRPr="00E00FDF">
          <w:rPr>
            <w:rStyle w:val="Hyperlink"/>
            <w:rFonts w:ascii="Times New Roman" w:hAnsi="Times New Roman" w:cs="Times New Roman"/>
          </w:rPr>
          <w:t>Sex-specific developmental plasticity in response to yolk corticosterone in an oviparous lizard</w:t>
        </w:r>
      </w:hyperlink>
      <w:r w:rsidRPr="00E00FDF">
        <w:rPr>
          <w:rFonts w:ascii="Times New Roman" w:hAnsi="Times New Roman" w:cs="Times New Roman"/>
        </w:rPr>
        <w:t xml:space="preserve">. </w:t>
      </w:r>
      <w:r w:rsidRPr="00E00FDF">
        <w:rPr>
          <w:rFonts w:ascii="Times New Roman" w:hAnsi="Times New Roman" w:cs="Times New Roman"/>
          <w:i/>
          <w:iCs/>
        </w:rPr>
        <w:t>Journal of Experimental Biology</w:t>
      </w:r>
      <w:r w:rsidRPr="00E00FDF">
        <w:rPr>
          <w:rFonts w:ascii="Times New Roman" w:hAnsi="Times New Roman" w:cs="Times New Roman"/>
        </w:rPr>
        <w:t xml:space="preserve"> </w:t>
      </w:r>
      <w:r w:rsidRPr="00E00FDF">
        <w:rPr>
          <w:rFonts w:ascii="Times New Roman" w:hAnsi="Times New Roman" w:cs="Times New Roman"/>
          <w:b/>
          <w:bCs/>
        </w:rPr>
        <w:t>212</w:t>
      </w:r>
      <w:r w:rsidRPr="00E00FDF">
        <w:rPr>
          <w:rFonts w:ascii="Times New Roman" w:hAnsi="Times New Roman" w:cs="Times New Roman"/>
        </w:rPr>
        <w:t>, 1087–1091.</w:t>
      </w:r>
    </w:p>
    <w:p w14:paraId="3FD785B7" w14:textId="77777777" w:rsidR="001F71F2" w:rsidRPr="00E00FDF" w:rsidRDefault="005861BF">
      <w:pPr>
        <w:pStyle w:val="Bibliography"/>
        <w:rPr>
          <w:rFonts w:ascii="Times New Roman" w:hAnsi="Times New Roman" w:cs="Times New Roman"/>
        </w:rPr>
      </w:pPr>
      <w:bookmarkStart w:id="96" w:name="ref-ward2016ecological"/>
      <w:bookmarkEnd w:id="95"/>
      <w:r w:rsidRPr="00E00FDF">
        <w:rPr>
          <w:rFonts w:ascii="Times New Roman" w:hAnsi="Times New Roman" w:cs="Times New Roman"/>
          <w:b/>
          <w:bCs/>
        </w:rPr>
        <w:lastRenderedPageBreak/>
        <w:t>Ward-Fear, G., Pearson, D., Brown, G., Rangers, B. and Shine, R.</w:t>
      </w:r>
      <w:r w:rsidRPr="00E00FDF">
        <w:rPr>
          <w:rFonts w:ascii="Times New Roman" w:hAnsi="Times New Roman" w:cs="Times New Roman"/>
        </w:rPr>
        <w:t xml:space="preserve"> (2016). Ecological immunization: In situ training of free-ranging predatory lizards reduces their vulnerability to invasive toxic prey. </w:t>
      </w:r>
      <w:r w:rsidRPr="00E00FDF">
        <w:rPr>
          <w:rFonts w:ascii="Times New Roman" w:hAnsi="Times New Roman" w:cs="Times New Roman"/>
          <w:i/>
          <w:iCs/>
        </w:rPr>
        <w:t>Biology letters</w:t>
      </w:r>
      <w:r w:rsidRPr="00E00FDF">
        <w:rPr>
          <w:rFonts w:ascii="Times New Roman" w:hAnsi="Times New Roman" w:cs="Times New Roman"/>
        </w:rPr>
        <w:t xml:space="preserve"> </w:t>
      </w:r>
      <w:r w:rsidRPr="00E00FDF">
        <w:rPr>
          <w:rFonts w:ascii="Times New Roman" w:hAnsi="Times New Roman" w:cs="Times New Roman"/>
          <w:b/>
          <w:bCs/>
        </w:rPr>
        <w:t>12</w:t>
      </w:r>
      <w:r w:rsidRPr="00E00FDF">
        <w:rPr>
          <w:rFonts w:ascii="Times New Roman" w:hAnsi="Times New Roman" w:cs="Times New Roman"/>
        </w:rPr>
        <w:t>, 20150863.</w:t>
      </w:r>
    </w:p>
    <w:p w14:paraId="3FD785B8" w14:textId="77777777" w:rsidR="001F71F2" w:rsidRPr="00E00FDF" w:rsidRDefault="005861BF">
      <w:pPr>
        <w:pStyle w:val="Bibliography"/>
        <w:rPr>
          <w:rFonts w:ascii="Times New Roman" w:hAnsi="Times New Roman" w:cs="Times New Roman"/>
        </w:rPr>
      </w:pPr>
      <w:bookmarkStart w:id="97" w:name="ref-welklin2024spatial"/>
      <w:bookmarkEnd w:id="96"/>
      <w:r w:rsidRPr="00E00FDF">
        <w:rPr>
          <w:rFonts w:ascii="Times New Roman" w:hAnsi="Times New Roman" w:cs="Times New Roman"/>
          <w:b/>
          <w:bCs/>
        </w:rPr>
        <w:t>Welklin, J. F., Sonnenberg, B. R., Branch, C. L., Heinen, V. K., Pitera, A. M., Benedict, L. M., Whitenack, L. E., Bridge, E. S. and Pravosudov, V. V.</w:t>
      </w:r>
      <w:r w:rsidRPr="00E00FDF">
        <w:rPr>
          <w:rFonts w:ascii="Times New Roman" w:hAnsi="Times New Roman" w:cs="Times New Roman"/>
        </w:rPr>
        <w:t xml:space="preserve"> (2024). Spatial cognitive ability is associated with longevity in food-caching chickadees. </w:t>
      </w:r>
      <w:r w:rsidRPr="00E00FDF">
        <w:rPr>
          <w:rFonts w:ascii="Times New Roman" w:hAnsi="Times New Roman" w:cs="Times New Roman"/>
          <w:i/>
          <w:iCs/>
        </w:rPr>
        <w:t>Science</w:t>
      </w:r>
      <w:r w:rsidRPr="00E00FDF">
        <w:rPr>
          <w:rFonts w:ascii="Times New Roman" w:hAnsi="Times New Roman" w:cs="Times New Roman"/>
        </w:rPr>
        <w:t xml:space="preserve"> </w:t>
      </w:r>
      <w:r w:rsidRPr="00E00FDF">
        <w:rPr>
          <w:rFonts w:ascii="Times New Roman" w:hAnsi="Times New Roman" w:cs="Times New Roman"/>
          <w:b/>
          <w:bCs/>
        </w:rPr>
        <w:t>385</w:t>
      </w:r>
      <w:r w:rsidRPr="00E00FDF">
        <w:rPr>
          <w:rFonts w:ascii="Times New Roman" w:hAnsi="Times New Roman" w:cs="Times New Roman"/>
        </w:rPr>
        <w:t>, 1111–1115.</w:t>
      </w:r>
    </w:p>
    <w:p w14:paraId="3FD785B9" w14:textId="77777777" w:rsidR="001F71F2" w:rsidRPr="00E00FDF" w:rsidRDefault="005861BF">
      <w:pPr>
        <w:pStyle w:val="Bibliography"/>
        <w:rPr>
          <w:rFonts w:ascii="Times New Roman" w:hAnsi="Times New Roman" w:cs="Times New Roman"/>
        </w:rPr>
      </w:pPr>
      <w:bookmarkStart w:id="98" w:name="ref-zavorka_climate_2021"/>
      <w:bookmarkEnd w:id="97"/>
      <w:r w:rsidRPr="00E00FDF">
        <w:rPr>
          <w:rFonts w:ascii="Times New Roman" w:hAnsi="Times New Roman" w:cs="Times New Roman"/>
          <w:b/>
          <w:bCs/>
        </w:rPr>
        <w:t>Závorka, L., Crespel, A., Dawson, N. J., Papatheodoulou, M., Killen, S. S. and Kainz, M. J.</w:t>
      </w:r>
      <w:r w:rsidRPr="00E00FDF">
        <w:rPr>
          <w:rFonts w:ascii="Times New Roman" w:hAnsi="Times New Roman" w:cs="Times New Roman"/>
        </w:rPr>
        <w:t xml:space="preserve"> (2021). </w:t>
      </w:r>
      <w:hyperlink r:id="rId36">
        <w:r w:rsidRPr="00E00FDF">
          <w:rPr>
            <w:rStyle w:val="Hyperlink"/>
            <w:rFonts w:ascii="Times New Roman" w:hAnsi="Times New Roman" w:cs="Times New Roman"/>
          </w:rPr>
          <w:t>Climate change‐induced deprivation of dietary essential fatty acids can reduce growth and mitochondrial efficiency of wild juvenile salmon</w:t>
        </w:r>
      </w:hyperlink>
      <w:r w:rsidRPr="00E00FDF">
        <w:rPr>
          <w:rFonts w:ascii="Times New Roman" w:hAnsi="Times New Roman" w:cs="Times New Roman"/>
        </w:rPr>
        <w:t xml:space="preserve">. </w:t>
      </w:r>
      <w:r w:rsidRPr="00E00FDF">
        <w:rPr>
          <w:rFonts w:ascii="Times New Roman" w:hAnsi="Times New Roman" w:cs="Times New Roman"/>
          <w:i/>
          <w:iCs/>
        </w:rPr>
        <w:t>Functional Ecology</w:t>
      </w:r>
      <w:r w:rsidRPr="00E00FDF">
        <w:rPr>
          <w:rFonts w:ascii="Times New Roman" w:hAnsi="Times New Roman" w:cs="Times New Roman"/>
        </w:rPr>
        <w:t xml:space="preserve"> </w:t>
      </w:r>
      <w:r w:rsidRPr="00E00FDF">
        <w:rPr>
          <w:rFonts w:ascii="Times New Roman" w:hAnsi="Times New Roman" w:cs="Times New Roman"/>
          <w:b/>
          <w:bCs/>
        </w:rPr>
        <w:t>35</w:t>
      </w:r>
      <w:r w:rsidRPr="00E00FDF">
        <w:rPr>
          <w:rFonts w:ascii="Times New Roman" w:hAnsi="Times New Roman" w:cs="Times New Roman"/>
        </w:rPr>
        <w:t>, 1960–1971.</w:t>
      </w:r>
    </w:p>
    <w:p w14:paraId="3FD785BA" w14:textId="77777777" w:rsidR="001F71F2" w:rsidRPr="00E00FDF" w:rsidRDefault="005861BF">
      <w:pPr>
        <w:pStyle w:val="Bibliography"/>
        <w:rPr>
          <w:rFonts w:ascii="Times New Roman" w:hAnsi="Times New Roman" w:cs="Times New Roman"/>
        </w:rPr>
      </w:pPr>
      <w:bookmarkStart w:id="99" w:name="ref-zhou2020effects"/>
      <w:bookmarkEnd w:id="98"/>
      <w:r w:rsidRPr="00E00FDF">
        <w:rPr>
          <w:rFonts w:ascii="Times New Roman" w:hAnsi="Times New Roman" w:cs="Times New Roman"/>
          <w:b/>
          <w:bCs/>
        </w:rPr>
        <w:t>Zhou, Q., Suzuki, A., Iinuma, M., Wang, K.-Y., Kubo, K. and Azuma, K.</w:t>
      </w:r>
      <w:r w:rsidRPr="00E00FDF">
        <w:rPr>
          <w:rFonts w:ascii="Times New Roman" w:hAnsi="Times New Roman" w:cs="Times New Roman"/>
        </w:rPr>
        <w:t xml:space="preserve"> (2020). Effects of maternal chewing on prenatal stress-induced cognitive impairments in the offspring via multiple molecular pathways. </w:t>
      </w:r>
      <w:r w:rsidRPr="00E00FDF">
        <w:rPr>
          <w:rFonts w:ascii="Times New Roman" w:hAnsi="Times New Roman" w:cs="Times New Roman"/>
          <w:i/>
          <w:iCs/>
        </w:rPr>
        <w:t>International Journal of Molecular Sciences</w:t>
      </w:r>
      <w:r w:rsidRPr="00E00FDF">
        <w:rPr>
          <w:rFonts w:ascii="Times New Roman" w:hAnsi="Times New Roman" w:cs="Times New Roman"/>
        </w:rPr>
        <w:t xml:space="preserve"> </w:t>
      </w:r>
      <w:r w:rsidRPr="00E00FDF">
        <w:rPr>
          <w:rFonts w:ascii="Times New Roman" w:hAnsi="Times New Roman" w:cs="Times New Roman"/>
          <w:b/>
          <w:bCs/>
        </w:rPr>
        <w:t>21</w:t>
      </w:r>
      <w:r w:rsidRPr="00E00FDF">
        <w:rPr>
          <w:rFonts w:ascii="Times New Roman" w:hAnsi="Times New Roman" w:cs="Times New Roman"/>
        </w:rPr>
        <w:t>, 5627.</w:t>
      </w:r>
    </w:p>
    <w:p w14:paraId="3FD785BB" w14:textId="77777777" w:rsidR="001F71F2" w:rsidRPr="00E00FDF" w:rsidRDefault="005861BF">
      <w:pPr>
        <w:pStyle w:val="Bibliography"/>
        <w:rPr>
          <w:rFonts w:ascii="Times New Roman" w:hAnsi="Times New Roman" w:cs="Times New Roman"/>
        </w:rPr>
      </w:pPr>
      <w:bookmarkStart w:id="100" w:name="ref-zhu_prenatal_2004"/>
      <w:bookmarkEnd w:id="99"/>
      <w:r w:rsidRPr="00E00FDF">
        <w:rPr>
          <w:rFonts w:ascii="Times New Roman" w:hAnsi="Times New Roman" w:cs="Times New Roman"/>
          <w:b/>
          <w:bCs/>
        </w:rPr>
        <w:t>Zhu, Z., Li, X., Chen, W., Zhao, Y., Li, H., Qing, C., Jia, N., Bai, Z. and Liu, J.</w:t>
      </w:r>
      <w:r w:rsidRPr="00E00FDF">
        <w:rPr>
          <w:rFonts w:ascii="Times New Roman" w:hAnsi="Times New Roman" w:cs="Times New Roman"/>
        </w:rPr>
        <w:t xml:space="preserve"> (2004). </w:t>
      </w:r>
      <w:hyperlink r:id="rId37">
        <w:r w:rsidRPr="00E00FDF">
          <w:rPr>
            <w:rStyle w:val="Hyperlink"/>
            <w:rFonts w:ascii="Times New Roman" w:hAnsi="Times New Roman" w:cs="Times New Roman"/>
          </w:rPr>
          <w:t>Prenatal stress causes gender-dependent neuronal loss and oxidative stress in rat hippocampus</w:t>
        </w:r>
      </w:hyperlink>
      <w:r w:rsidRPr="00E00FDF">
        <w:rPr>
          <w:rFonts w:ascii="Times New Roman" w:hAnsi="Times New Roman" w:cs="Times New Roman"/>
        </w:rPr>
        <w:t xml:space="preserve">. </w:t>
      </w:r>
      <w:r w:rsidRPr="00E00FDF">
        <w:rPr>
          <w:rFonts w:ascii="Times New Roman" w:hAnsi="Times New Roman" w:cs="Times New Roman"/>
          <w:i/>
          <w:iCs/>
        </w:rPr>
        <w:t>Journal of Neuroscience Research</w:t>
      </w:r>
      <w:r w:rsidRPr="00E00FDF">
        <w:rPr>
          <w:rFonts w:ascii="Times New Roman" w:hAnsi="Times New Roman" w:cs="Times New Roman"/>
        </w:rPr>
        <w:t xml:space="preserve"> </w:t>
      </w:r>
      <w:r w:rsidRPr="00E00FDF">
        <w:rPr>
          <w:rFonts w:ascii="Times New Roman" w:hAnsi="Times New Roman" w:cs="Times New Roman"/>
          <w:b/>
          <w:bCs/>
        </w:rPr>
        <w:t>78</w:t>
      </w:r>
      <w:r w:rsidRPr="00E00FDF">
        <w:rPr>
          <w:rFonts w:ascii="Times New Roman" w:hAnsi="Times New Roman" w:cs="Times New Roman"/>
        </w:rPr>
        <w:t>, 837–844.</w:t>
      </w:r>
    </w:p>
    <w:bookmarkEnd w:id="48"/>
    <w:bookmarkEnd w:id="100"/>
    <w:p w14:paraId="3FD785BC" w14:textId="1C13C9EC" w:rsidR="002E5540" w:rsidRDefault="002E5540">
      <w:pPr>
        <w:rPr>
          <w:rFonts w:ascii="Times New Roman" w:hAnsi="Times New Roman" w:cs="Times New Roman"/>
        </w:rPr>
      </w:pPr>
      <w:r>
        <w:rPr>
          <w:rFonts w:ascii="Times New Roman" w:hAnsi="Times New Roman" w:cs="Times New Roman"/>
        </w:rPr>
        <w:br w:type="page"/>
      </w:r>
    </w:p>
    <w:p w14:paraId="27A025E3" w14:textId="2516A174" w:rsidR="002E5540" w:rsidRPr="00E00FDF" w:rsidRDefault="002E5540" w:rsidP="002E5540">
      <w:pPr>
        <w:pStyle w:val="BodyText"/>
        <w:spacing w:line="480" w:lineRule="auto"/>
        <w:jc w:val="both"/>
        <w:rPr>
          <w:ins w:id="101" w:author="Pablo Recio Santiago" w:date="2025-06-12T07:39:00Z" w16du:dateUtc="2025-06-11T21:39:00Z"/>
          <w:rFonts w:ascii="Times New Roman" w:hAnsi="Times New Roman" w:cs="Times New Roman"/>
          <w:color w:val="000000" w:themeColor="text1"/>
        </w:rPr>
      </w:pPr>
      <w:ins w:id="102" w:author="Pablo Recio Santiago" w:date="2025-06-12T07:39:00Z" w16du:dateUtc="2025-06-11T21:39:00Z">
        <w:r w:rsidRPr="00E00FDF">
          <w:rPr>
            <w:rFonts w:ascii="Times New Roman" w:hAnsi="Times New Roman" w:cs="Times New Roman"/>
            <w:color w:val="000000" w:themeColor="text1"/>
          </w:rPr>
          <w:lastRenderedPageBreak/>
          <w:t xml:space="preserve">Fig 1. Scheme of our experimental design. In </w:t>
        </w:r>
      </w:ins>
      <w:ins w:id="103" w:author="Pablo Recio Santiago" w:date="2025-06-12T07:40:00Z" w16du:dateUtc="2025-06-11T21:40:00Z">
        <w:r>
          <w:rPr>
            <w:rFonts w:ascii="Times New Roman" w:hAnsi="Times New Roman" w:cs="Times New Roman"/>
            <w:color w:val="000000" w:themeColor="text1"/>
          </w:rPr>
          <w:t>(a)</w:t>
        </w:r>
      </w:ins>
      <w:ins w:id="104" w:author="Pablo Recio Santiago" w:date="2025-06-12T07:39:00Z" w16du:dateUtc="2025-06-11T21:39:00Z">
        <w:r w:rsidRPr="00E00FDF">
          <w:rPr>
            <w:rFonts w:ascii="Times New Roman" w:hAnsi="Times New Roman" w:cs="Times New Roman"/>
            <w:color w:val="000000" w:themeColor="text1"/>
          </w:rPr>
          <w:t xml:space="preserve">, we show the different stages of our experiment and the main manipulations. In </w:t>
        </w:r>
      </w:ins>
      <w:ins w:id="105" w:author="Pablo Recio Santiago" w:date="2025-06-12T07:40:00Z" w16du:dateUtc="2025-06-11T21:40:00Z">
        <w:r>
          <w:rPr>
            <w:rFonts w:ascii="Times New Roman" w:hAnsi="Times New Roman" w:cs="Times New Roman"/>
            <w:color w:val="000000" w:themeColor="text1"/>
          </w:rPr>
          <w:t>(b)</w:t>
        </w:r>
      </w:ins>
      <w:ins w:id="106" w:author="Pablo Recio Santiago" w:date="2025-06-12T07:39:00Z" w16du:dateUtc="2025-06-11T21:39:00Z">
        <w:r w:rsidRPr="00E00FDF">
          <w:rPr>
            <w:rFonts w:ascii="Times New Roman" w:hAnsi="Times New Roman" w:cs="Times New Roman"/>
            <w:color w:val="000000" w:themeColor="text1"/>
          </w:rPr>
          <w:t>, we show the spatial learning maze with its dimensions.</w:t>
        </w:r>
      </w:ins>
    </w:p>
    <w:p w14:paraId="3E3629C4" w14:textId="77777777" w:rsidR="001F71F2" w:rsidRDefault="001F71F2">
      <w:pPr>
        <w:rPr>
          <w:rFonts w:ascii="Times New Roman" w:hAnsi="Times New Roman" w:cs="Times New Roman"/>
        </w:rPr>
      </w:pPr>
    </w:p>
    <w:p w14:paraId="7BA41042" w14:textId="1019E462" w:rsid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t>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p w14:paraId="677FC889" w14:textId="77777777" w:rsidR="002E5540" w:rsidRDefault="002E5540" w:rsidP="002E5540">
      <w:pPr>
        <w:pStyle w:val="BodyText"/>
        <w:spacing w:line="480" w:lineRule="auto"/>
        <w:jc w:val="both"/>
        <w:rPr>
          <w:rFonts w:ascii="Times New Roman" w:hAnsi="Times New Roman" w:cs="Times New Roman"/>
          <w:color w:val="000000" w:themeColor="text1"/>
        </w:rPr>
      </w:pPr>
    </w:p>
    <w:p w14:paraId="727238DF" w14:textId="18478FB7" w:rsidR="002E5540" w:rsidRDefault="002E5540" w:rsidP="002E5540">
      <w:pPr>
        <w:pStyle w:val="BodyText"/>
        <w:spacing w:line="480" w:lineRule="auto"/>
        <w:jc w:val="both"/>
        <w:rPr>
          <w:ins w:id="107" w:author="Pablo Recio Santiago" w:date="2025-06-12T07:42:00Z" w16du:dateUtc="2025-06-11T21:42:00Z"/>
          <w:rFonts w:ascii="Times New Roman" w:hAnsi="Times New Roman" w:cs="Times New Roman"/>
          <w:color w:val="000000" w:themeColor="text1"/>
        </w:rPr>
      </w:pPr>
      <w:r w:rsidRPr="002E5540">
        <w:rPr>
          <w:rFonts w:ascii="Times New Roman" w:hAnsi="Times New Roman" w:cs="Times New Roman"/>
          <w:color w:val="000000" w:themeColor="text1"/>
        </w:rPr>
        <w:t>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error of the estimated values, respectively. The different colors in both panels indicate the different treatments.</w:t>
      </w:r>
    </w:p>
    <w:p w14:paraId="1C4830CA" w14:textId="77777777" w:rsidR="002E5540" w:rsidRDefault="002E5540" w:rsidP="002E5540">
      <w:pPr>
        <w:pStyle w:val="BodyText"/>
        <w:spacing w:line="480" w:lineRule="auto"/>
        <w:jc w:val="both"/>
        <w:rPr>
          <w:ins w:id="108" w:author="Pablo Recio Santiago" w:date="2025-06-12T07:42:00Z" w16du:dateUtc="2025-06-11T21:42:00Z"/>
          <w:rFonts w:ascii="Times New Roman" w:hAnsi="Times New Roman" w:cs="Times New Roman"/>
          <w:color w:val="000000" w:themeColor="text1"/>
        </w:rPr>
      </w:pPr>
    </w:p>
    <w:p w14:paraId="6A9B4E13" w14:textId="567761DA" w:rsidR="002E5540" w:rsidRPr="002E5540" w:rsidRDefault="002E5540" w:rsidP="002E5540">
      <w:pPr>
        <w:pStyle w:val="BodyText"/>
        <w:spacing w:line="480" w:lineRule="auto"/>
        <w:jc w:val="both"/>
        <w:rPr>
          <w:rFonts w:ascii="Times New Roman" w:hAnsi="Times New Roman" w:cs="Times New Roman"/>
          <w:color w:val="000000" w:themeColor="text1"/>
        </w:rPr>
      </w:pPr>
      <w:r w:rsidRPr="002E5540">
        <w:rPr>
          <w:rFonts w:ascii="Times New Roman" w:hAnsi="Times New Roman" w:cs="Times New Roman"/>
          <w:color w:val="000000" w:themeColor="text1"/>
        </w:rPr>
        <w:lastRenderedPageBreak/>
        <w:t>Fig. 4. Structural equation model testing hypothesized direct and indirect effects of physiology on learning. Arrows indicate the directionality of the estimate, and the values show the mean predicted coefficient and its 95% confidence interval.</w:t>
      </w:r>
    </w:p>
    <w:bookmarkEnd w:id="46"/>
    <w:sectPr w:rsidR="002E5540" w:rsidRPr="002E5540"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96C67" w14:textId="77777777" w:rsidR="000B41E9" w:rsidRDefault="000B41E9">
      <w:pPr>
        <w:spacing w:after="0"/>
      </w:pPr>
      <w:r>
        <w:separator/>
      </w:r>
    </w:p>
  </w:endnote>
  <w:endnote w:type="continuationSeparator" w:id="0">
    <w:p w14:paraId="60F66D21" w14:textId="77777777" w:rsidR="000B41E9" w:rsidRDefault="000B41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64E5D" w14:textId="77777777" w:rsidR="000B41E9" w:rsidRDefault="000B41E9">
      <w:r>
        <w:separator/>
      </w:r>
    </w:p>
  </w:footnote>
  <w:footnote w:type="continuationSeparator" w:id="0">
    <w:p w14:paraId="11DA98AF" w14:textId="77777777" w:rsidR="000B41E9" w:rsidRDefault="000B41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2310469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blo Recio Santiago">
    <w15:presenceInfo w15:providerId="AD" w15:userId="S::u7409838@anu.edu.au::a34932a4-2f5f-4cbd-b3e5-1b1a65eac0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F2"/>
    <w:rsid w:val="00025E28"/>
    <w:rsid w:val="000B41E9"/>
    <w:rsid w:val="000E0846"/>
    <w:rsid w:val="001160E5"/>
    <w:rsid w:val="00134D1D"/>
    <w:rsid w:val="001A2F7D"/>
    <w:rsid w:val="001A31E7"/>
    <w:rsid w:val="001A5B8B"/>
    <w:rsid w:val="001E52CB"/>
    <w:rsid w:val="001F71F2"/>
    <w:rsid w:val="00245B26"/>
    <w:rsid w:val="002462E2"/>
    <w:rsid w:val="002E3CEF"/>
    <w:rsid w:val="002E5540"/>
    <w:rsid w:val="002F585C"/>
    <w:rsid w:val="003232B8"/>
    <w:rsid w:val="00327C2E"/>
    <w:rsid w:val="0033682A"/>
    <w:rsid w:val="003472FC"/>
    <w:rsid w:val="003808F3"/>
    <w:rsid w:val="003C30A8"/>
    <w:rsid w:val="004301A7"/>
    <w:rsid w:val="00456ED7"/>
    <w:rsid w:val="004A0F42"/>
    <w:rsid w:val="00514107"/>
    <w:rsid w:val="005226A3"/>
    <w:rsid w:val="00536150"/>
    <w:rsid w:val="00543890"/>
    <w:rsid w:val="005861BF"/>
    <w:rsid w:val="00684CD9"/>
    <w:rsid w:val="00696F35"/>
    <w:rsid w:val="006A6421"/>
    <w:rsid w:val="006D2C2C"/>
    <w:rsid w:val="007432A2"/>
    <w:rsid w:val="00854329"/>
    <w:rsid w:val="00865C43"/>
    <w:rsid w:val="008B5F98"/>
    <w:rsid w:val="008F4AFB"/>
    <w:rsid w:val="00951B40"/>
    <w:rsid w:val="009625CE"/>
    <w:rsid w:val="009873F4"/>
    <w:rsid w:val="0099477A"/>
    <w:rsid w:val="009A32EA"/>
    <w:rsid w:val="009C74FA"/>
    <w:rsid w:val="00A038EC"/>
    <w:rsid w:val="00A41278"/>
    <w:rsid w:val="00AF60BB"/>
    <w:rsid w:val="00B359E2"/>
    <w:rsid w:val="00B5005C"/>
    <w:rsid w:val="00B92675"/>
    <w:rsid w:val="00BF1D57"/>
    <w:rsid w:val="00BF4DEE"/>
    <w:rsid w:val="00C1475C"/>
    <w:rsid w:val="00C35B6D"/>
    <w:rsid w:val="00CA2E63"/>
    <w:rsid w:val="00CB4CAB"/>
    <w:rsid w:val="00D56357"/>
    <w:rsid w:val="00E00FDF"/>
    <w:rsid w:val="00E21C17"/>
    <w:rsid w:val="00E403B2"/>
    <w:rsid w:val="00E91F74"/>
    <w:rsid w:val="00EC178D"/>
    <w:rsid w:val="00ED401C"/>
    <w:rsid w:val="00EF7E20"/>
    <w:rsid w:val="00F20D11"/>
    <w:rsid w:val="00F41936"/>
    <w:rsid w:val="00F63AA6"/>
    <w:rsid w:val="00F70DB2"/>
    <w:rsid w:val="00F7639C"/>
    <w:rsid w:val="00F93453"/>
    <w:rsid w:val="00FA17B4"/>
    <w:rsid w:val="00FE2D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7853D"/>
  <w15:docId w15:val="{8220D10B-4469-6347-AF7B-F5D1576B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paragraph" w:styleId="Revision">
    <w:name w:val="Revision"/>
    <w:hidden/>
    <w:semiHidden/>
    <w:rsid w:val="00456ED7"/>
    <w:pPr>
      <w:spacing w:after="0"/>
    </w:pPr>
  </w:style>
  <w:style w:type="character" w:styleId="CommentReference">
    <w:name w:val="annotation reference"/>
    <w:basedOn w:val="DefaultParagraphFont"/>
    <w:semiHidden/>
    <w:unhideWhenUsed/>
    <w:rsid w:val="001A5B8B"/>
    <w:rPr>
      <w:sz w:val="16"/>
      <w:szCs w:val="16"/>
    </w:rPr>
  </w:style>
  <w:style w:type="paragraph" w:styleId="CommentText">
    <w:name w:val="annotation text"/>
    <w:basedOn w:val="Normal"/>
    <w:link w:val="CommentTextChar"/>
    <w:uiPriority w:val="99"/>
    <w:semiHidden/>
    <w:unhideWhenUsed/>
    <w:rsid w:val="001A5B8B"/>
    <w:rPr>
      <w:sz w:val="20"/>
      <w:szCs w:val="20"/>
    </w:rPr>
  </w:style>
  <w:style w:type="character" w:customStyle="1" w:styleId="CommentTextChar">
    <w:name w:val="Comment Text Char"/>
    <w:basedOn w:val="DefaultParagraphFont"/>
    <w:link w:val="CommentText"/>
    <w:uiPriority w:val="99"/>
    <w:semiHidden/>
    <w:rsid w:val="001A5B8B"/>
    <w:rPr>
      <w:sz w:val="20"/>
      <w:szCs w:val="20"/>
    </w:rPr>
  </w:style>
  <w:style w:type="paragraph" w:styleId="CommentSubject">
    <w:name w:val="annotation subject"/>
    <w:basedOn w:val="CommentText"/>
    <w:next w:val="CommentText"/>
    <w:link w:val="CommentSubjectChar"/>
    <w:semiHidden/>
    <w:unhideWhenUsed/>
    <w:rsid w:val="001A5B8B"/>
    <w:rPr>
      <w:b/>
      <w:bCs/>
    </w:rPr>
  </w:style>
  <w:style w:type="character" w:customStyle="1" w:styleId="CommentSubjectChar">
    <w:name w:val="Comment Subject Char"/>
    <w:basedOn w:val="CommentTextChar"/>
    <w:link w:val="CommentSubject"/>
    <w:semiHidden/>
    <w:rsid w:val="001A5B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6490">
      <w:bodyDiv w:val="1"/>
      <w:marLeft w:val="0"/>
      <w:marRight w:val="0"/>
      <w:marTop w:val="0"/>
      <w:marBottom w:val="0"/>
      <w:divBdr>
        <w:top w:val="none" w:sz="0" w:space="0" w:color="auto"/>
        <w:left w:val="none" w:sz="0" w:space="0" w:color="auto"/>
        <w:bottom w:val="none" w:sz="0" w:space="0" w:color="auto"/>
        <w:right w:val="none" w:sz="0" w:space="0" w:color="auto"/>
      </w:divBdr>
      <w:divsChild>
        <w:div w:id="678310819">
          <w:marLeft w:val="0"/>
          <w:marRight w:val="0"/>
          <w:marTop w:val="0"/>
          <w:marBottom w:val="0"/>
          <w:divBdr>
            <w:top w:val="none" w:sz="0" w:space="0" w:color="auto"/>
            <w:left w:val="none" w:sz="0" w:space="0" w:color="auto"/>
            <w:bottom w:val="none" w:sz="0" w:space="0" w:color="auto"/>
            <w:right w:val="none" w:sz="0" w:space="0" w:color="auto"/>
          </w:divBdr>
          <w:divsChild>
            <w:div w:id="4357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3055">
      <w:bodyDiv w:val="1"/>
      <w:marLeft w:val="0"/>
      <w:marRight w:val="0"/>
      <w:marTop w:val="0"/>
      <w:marBottom w:val="0"/>
      <w:divBdr>
        <w:top w:val="none" w:sz="0" w:space="0" w:color="auto"/>
        <w:left w:val="none" w:sz="0" w:space="0" w:color="auto"/>
        <w:bottom w:val="none" w:sz="0" w:space="0" w:color="auto"/>
        <w:right w:val="none" w:sz="0" w:space="0" w:color="auto"/>
      </w:divBdr>
      <w:divsChild>
        <w:div w:id="519781469">
          <w:marLeft w:val="0"/>
          <w:marRight w:val="0"/>
          <w:marTop w:val="0"/>
          <w:marBottom w:val="0"/>
          <w:divBdr>
            <w:top w:val="none" w:sz="0" w:space="0" w:color="auto"/>
            <w:left w:val="none" w:sz="0" w:space="0" w:color="auto"/>
            <w:bottom w:val="none" w:sz="0" w:space="0" w:color="auto"/>
            <w:right w:val="none" w:sz="0" w:space="0" w:color="auto"/>
          </w:divBdr>
          <w:divsChild>
            <w:div w:id="598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958">
      <w:bodyDiv w:val="1"/>
      <w:marLeft w:val="0"/>
      <w:marRight w:val="0"/>
      <w:marTop w:val="0"/>
      <w:marBottom w:val="0"/>
      <w:divBdr>
        <w:top w:val="none" w:sz="0" w:space="0" w:color="auto"/>
        <w:left w:val="none" w:sz="0" w:space="0" w:color="auto"/>
        <w:bottom w:val="none" w:sz="0" w:space="0" w:color="auto"/>
        <w:right w:val="none" w:sz="0" w:space="0" w:color="auto"/>
      </w:divBdr>
      <w:divsChild>
        <w:div w:id="1869446278">
          <w:marLeft w:val="0"/>
          <w:marRight w:val="0"/>
          <w:marTop w:val="0"/>
          <w:marBottom w:val="0"/>
          <w:divBdr>
            <w:top w:val="none" w:sz="0" w:space="0" w:color="auto"/>
            <w:left w:val="none" w:sz="0" w:space="0" w:color="auto"/>
            <w:bottom w:val="none" w:sz="0" w:space="0" w:color="auto"/>
            <w:right w:val="none" w:sz="0" w:space="0" w:color="auto"/>
          </w:divBdr>
          <w:divsChild>
            <w:div w:id="16014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292">
      <w:bodyDiv w:val="1"/>
      <w:marLeft w:val="0"/>
      <w:marRight w:val="0"/>
      <w:marTop w:val="0"/>
      <w:marBottom w:val="0"/>
      <w:divBdr>
        <w:top w:val="none" w:sz="0" w:space="0" w:color="auto"/>
        <w:left w:val="none" w:sz="0" w:space="0" w:color="auto"/>
        <w:bottom w:val="none" w:sz="0" w:space="0" w:color="auto"/>
        <w:right w:val="none" w:sz="0" w:space="0" w:color="auto"/>
      </w:divBdr>
      <w:divsChild>
        <w:div w:id="1555196508">
          <w:marLeft w:val="0"/>
          <w:marRight w:val="0"/>
          <w:marTop w:val="0"/>
          <w:marBottom w:val="0"/>
          <w:divBdr>
            <w:top w:val="none" w:sz="0" w:space="0" w:color="auto"/>
            <w:left w:val="none" w:sz="0" w:space="0" w:color="auto"/>
            <w:bottom w:val="none" w:sz="0" w:space="0" w:color="auto"/>
            <w:right w:val="none" w:sz="0" w:space="0" w:color="auto"/>
          </w:divBdr>
          <w:divsChild>
            <w:div w:id="1129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pb.2013.3275" TargetMode="External"/><Relationship Id="rId18" Type="http://schemas.openxmlformats.org/officeDocument/2006/relationships/hyperlink" Target="https://doi.org/10.1038/35041687" TargetMode="External"/><Relationship Id="rId26" Type="http://schemas.openxmlformats.org/officeDocument/2006/relationships/hyperlink" Target="https://doi.org/10.1038/s41586-021-03497-0" TargetMode="External"/><Relationship Id="rId39" Type="http://schemas.microsoft.com/office/2011/relationships/people" Target="people.xml"/><Relationship Id="rId21" Type="http://schemas.openxmlformats.org/officeDocument/2006/relationships/hyperlink" Target="https://doi.org/10.1098/rspb.2011.1913" TargetMode="External"/><Relationship Id="rId34" Type="http://schemas.openxmlformats.org/officeDocument/2006/relationships/hyperlink" Target="https://doi.org/10.1016/0166-4328(94)90100-7" TargetMode="External"/><Relationship Id="rId7" Type="http://schemas.openxmlformats.org/officeDocument/2006/relationships/hyperlink" Target="https://github.com/Pablo-Recio/CORT-Temp_Spatial_learning" TargetMode="External"/><Relationship Id="rId12" Type="http://schemas.openxmlformats.org/officeDocument/2006/relationships/hyperlink" Target="https://doi.org/10.1016/j.tree.2013.02.004" TargetMode="External"/><Relationship Id="rId17" Type="http://schemas.openxmlformats.org/officeDocument/2006/relationships/hyperlink" Target="https://doi.org/10.1146/annurev.ecolsys.35.112202.130152" TargetMode="External"/><Relationship Id="rId25" Type="http://schemas.openxmlformats.org/officeDocument/2006/relationships/hyperlink" Target="https://doi.org/10.1073/pnas.97.20.11032" TargetMode="External"/><Relationship Id="rId33" Type="http://schemas.openxmlformats.org/officeDocument/2006/relationships/hyperlink" Target="https://mc-stan.org/"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73/pnas.0812671106" TargetMode="External"/><Relationship Id="rId20" Type="http://schemas.openxmlformats.org/officeDocument/2006/relationships/hyperlink" Target="https://doi.org/10.1073/pnas.1311310110" TargetMode="External"/><Relationship Id="rId29" Type="http://schemas.openxmlformats.org/officeDocument/2006/relationships/hyperlink" Target="https://doi.org/10.1111/brv.12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071-016-0993-2" TargetMode="External"/><Relationship Id="rId24" Type="http://schemas.openxmlformats.org/officeDocument/2006/relationships/hyperlink" Target="https://doi.org/10.1098/rsbl.2010.0556" TargetMode="External"/><Relationship Id="rId32" Type="http://schemas.openxmlformats.org/officeDocument/2006/relationships/hyperlink" Target="https://www.R-project.org/" TargetMode="External"/><Relationship Id="rId37" Type="http://schemas.openxmlformats.org/officeDocument/2006/relationships/hyperlink" Target="https://doi.org/10.1002/jnr.2033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bl.2017.0002" TargetMode="External"/><Relationship Id="rId23" Type="http://schemas.openxmlformats.org/officeDocument/2006/relationships/hyperlink" Target="https://doi.org/10.1098/rsbl.2011.0480" TargetMode="External"/><Relationship Id="rId28" Type="http://schemas.openxmlformats.org/officeDocument/2006/relationships/hyperlink" Target="https://doi.org/10.1098/rsbl.2014.0430" TargetMode="External"/><Relationship Id="rId36" Type="http://schemas.openxmlformats.org/officeDocument/2006/relationships/hyperlink" Target="https://doi.org/10.1111/1365-2435.13860"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16/j.neulet.2010.11.006" TargetMode="External"/><Relationship Id="rId31" Type="http://schemas.openxmlformats.org/officeDocument/2006/relationships/hyperlink" Target="https://doi.org/10.1016/j.yfrne.2018.01.001" TargetMode="External"/><Relationship Id="rId4" Type="http://schemas.openxmlformats.org/officeDocument/2006/relationships/webSettings" Target="webSettings.xml"/><Relationship Id="rId9" Type="http://schemas.openxmlformats.org/officeDocument/2006/relationships/hyperlink" Target="https://doi.org/10.1098/rsbl.2011.1161" TargetMode="External"/><Relationship Id="rId14" Type="http://schemas.openxmlformats.org/officeDocument/2006/relationships/hyperlink" Target="https://doi.org/10.1111/j.1469-7998.2010.00764.x" TargetMode="External"/><Relationship Id="rId22" Type="http://schemas.openxmlformats.org/officeDocument/2006/relationships/hyperlink" Target="https://doi.org/10.3389/fnbeh.2018.00306" TargetMode="External"/><Relationship Id="rId27" Type="http://schemas.openxmlformats.org/officeDocument/2006/relationships/hyperlink" Target="https://doi.org/10.1073/pnas.050583697" TargetMode="External"/><Relationship Id="rId30" Type="http://schemas.openxmlformats.org/officeDocument/2006/relationships/hyperlink" Target="https://doi.org/10.1073/pnas.1321881111" TargetMode="External"/><Relationship Id="rId35" Type="http://schemas.openxmlformats.org/officeDocument/2006/relationships/hyperlink" Target="https://doi.org/10.1242/jeb.024257" TargetMode="External"/><Relationship Id="rId8" Type="http://schemas.openxmlformats.org/officeDocument/2006/relationships/hyperlink" Target="https://doi.org/10.1016/j.neubiorev.2022.10466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24</Pages>
  <Words>7448</Words>
  <Characters>42454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Prenatal conditions do not affect brain physiology and learning in a lizard</vt:lpstr>
    </vt:vector>
  </TitlesOfParts>
  <Company/>
  <LinksUpToDate>false</LinksUpToDate>
  <CharactersWithSpaces>49803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Pablo Recio Santiago</dc:creator>
  <cp:keywords/>
  <cp:lastModifiedBy>Pablo Recio Santiago</cp:lastModifiedBy>
  <cp:revision>7</cp:revision>
  <dcterms:created xsi:type="dcterms:W3CDTF">2025-06-10T22:57:00Z</dcterms:created>
  <dcterms:modified xsi:type="dcterms:W3CDTF">2025-06-12T09:06:00Z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